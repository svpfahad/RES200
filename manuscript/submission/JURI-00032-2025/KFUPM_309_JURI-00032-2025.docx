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5D5C9" w14:textId="63C74628" w:rsidR="00FA4410" w:rsidRPr="00A92CA4" w:rsidRDefault="00FA4410" w:rsidP="00FA4410">
      <w:pPr>
        <w:spacing w:after="200" w:line="360" w:lineRule="auto"/>
        <w:jc w:val="center"/>
        <w:rPr>
          <w:rFonts w:ascii="Arial" w:hAnsi="Arial"/>
          <w:sz w:val="28"/>
          <w:szCs w:val="28"/>
        </w:rPr>
      </w:pPr>
      <w:bookmarkStart w:id="0" w:name="_Toc25924188"/>
      <w:bookmarkStart w:id="1" w:name="_Toc57632617"/>
      <w:commentRangeStart w:id="2"/>
      <w:commentRangeStart w:id="3"/>
      <w:r w:rsidRPr="00A92CA4">
        <w:rPr>
          <w:rFonts w:ascii="Arial" w:hAnsi="Arial" w:cs="Arial"/>
          <w:b/>
          <w:bCs/>
          <w:sz w:val="28"/>
          <w:szCs w:val="28"/>
        </w:rPr>
        <w:t>XG</w:t>
      </w:r>
      <w:commentRangeEnd w:id="2"/>
      <w:r w:rsidR="00F653E7" w:rsidRPr="00A92CA4">
        <w:rPr>
          <w:rStyle w:val="CommentReference"/>
          <w:sz w:val="28"/>
          <w:szCs w:val="28"/>
        </w:rPr>
        <w:commentReference w:id="2"/>
      </w:r>
      <w:r w:rsidRPr="00A92CA4">
        <w:rPr>
          <w:rFonts w:ascii="Arial" w:hAnsi="Arial" w:cs="Arial"/>
          <w:b/>
          <w:bCs/>
          <w:sz w:val="28"/>
          <w:szCs w:val="28"/>
        </w:rPr>
        <w:t>Boos</w:t>
      </w:r>
      <w:commentRangeStart w:id="4"/>
      <w:r w:rsidRPr="00A92CA4">
        <w:rPr>
          <w:rFonts w:ascii="Arial" w:hAnsi="Arial" w:cs="Arial"/>
          <w:b/>
          <w:bCs/>
          <w:sz w:val="28"/>
          <w:szCs w:val="28"/>
        </w:rPr>
        <w:t>t</w:t>
      </w:r>
      <w:r w:rsidRPr="00A92CA4">
        <w:rPr>
          <w:rFonts w:ascii="Arial" w:hAnsi="Arial"/>
          <w:b/>
          <w:sz w:val="28"/>
          <w:szCs w:val="28"/>
        </w:rPr>
        <w:t>-</w:t>
      </w:r>
      <w:commentRangeEnd w:id="4"/>
      <w:r w:rsidR="00F07501" w:rsidRPr="00A92CA4">
        <w:rPr>
          <w:rStyle w:val="CommentReference"/>
          <w:sz w:val="28"/>
          <w:szCs w:val="28"/>
        </w:rPr>
        <w:commentReference w:id="4"/>
      </w:r>
      <w:r w:rsidRPr="00A92CA4">
        <w:rPr>
          <w:rFonts w:ascii="Arial" w:hAnsi="Arial"/>
          <w:b/>
          <w:sz w:val="28"/>
          <w:szCs w:val="28"/>
        </w:rPr>
        <w:t>Based Prediction of pKa Values from Molecular Descriptor</w:t>
      </w:r>
      <w:commentRangeStart w:id="5"/>
      <w:r w:rsidRPr="00A92CA4">
        <w:rPr>
          <w:rFonts w:ascii="Arial" w:hAnsi="Arial"/>
          <w:b/>
          <w:sz w:val="28"/>
          <w:szCs w:val="28"/>
        </w:rPr>
        <w:t>s</w:t>
      </w:r>
      <w:commentRangeEnd w:id="3"/>
      <w:r w:rsidRPr="00A92CA4">
        <w:rPr>
          <w:rStyle w:val="CommentReference"/>
          <w:rFonts w:ascii="Arial" w:hAnsi="Arial" w:cs="Arial"/>
          <w:sz w:val="28"/>
          <w:szCs w:val="28"/>
        </w:rPr>
        <w:commentReference w:id="3"/>
      </w:r>
      <w:commentRangeEnd w:id="5"/>
      <w:r w:rsidRPr="00A92CA4">
        <w:rPr>
          <w:rStyle w:val="CommentReference"/>
          <w:rFonts w:ascii="Arial" w:hAnsi="Arial" w:cs="Arial"/>
          <w:sz w:val="28"/>
          <w:szCs w:val="28"/>
        </w:rPr>
        <w:commentReference w:id="5"/>
      </w:r>
    </w:p>
    <w:p w14:paraId="3FA73D9C" w14:textId="77777777" w:rsidR="00FA4410" w:rsidRPr="00A92CA4" w:rsidRDefault="00FA4410" w:rsidP="00647320">
      <w:pPr>
        <w:spacing w:after="480"/>
        <w:jc w:val="center"/>
        <w:rPr>
          <w:rFonts w:ascii="Arial" w:eastAsia="Calibri" w:hAnsi="Arial" w:cs="Arial"/>
          <w:i/>
          <w:iCs/>
          <w:szCs w:val="24"/>
        </w:rPr>
      </w:pPr>
      <w:commentRangeStart w:id="6"/>
      <w:r w:rsidRPr="00A92CA4">
        <w:rPr>
          <w:rFonts w:ascii="Arial" w:eastAsia="Calibri" w:hAnsi="Arial" w:cs="Arial"/>
          <w:i/>
          <w:iCs/>
          <w:szCs w:val="24"/>
        </w:rPr>
        <w:t xml:space="preserve">Fahad Atwi </w:t>
      </w:r>
      <w:r w:rsidRPr="00A92CA4">
        <w:rPr>
          <w:rFonts w:ascii="Arial" w:eastAsia="Calibri" w:hAnsi="Arial" w:cs="Arial"/>
          <w:i/>
          <w:iCs/>
          <w:szCs w:val="24"/>
          <w:vertAlign w:val="superscript"/>
        </w:rPr>
        <w:footnoteReference w:id="2"/>
      </w:r>
      <w:bookmarkStart w:id="9" w:name="_Hlk198588173"/>
      <w:r w:rsidRPr="00A92CA4">
        <w:rPr>
          <w:rFonts w:ascii="Arial" w:eastAsia="Calibri" w:hAnsi="Arial" w:cs="Arial"/>
          <w:i/>
          <w:iCs/>
          <w:szCs w:val="24"/>
        </w:rPr>
        <w:t>*</w:t>
      </w:r>
      <w:bookmarkEnd w:id="9"/>
      <w:r w:rsidRPr="00A92CA4">
        <w:rPr>
          <w:rFonts w:ascii="Arial" w:eastAsia="Calibri" w:hAnsi="Arial" w:cs="Arial"/>
          <w:i/>
          <w:iCs/>
          <w:szCs w:val="24"/>
        </w:rPr>
        <w:t xml:space="preserve">, Moayad Alnammi </w:t>
      </w:r>
      <w:r w:rsidRPr="00A92CA4">
        <w:rPr>
          <w:rFonts w:ascii="Arial" w:eastAsia="Calibri" w:hAnsi="Arial" w:cs="Arial"/>
          <w:i/>
          <w:iCs/>
          <w:szCs w:val="24"/>
          <w:vertAlign w:val="superscript"/>
        </w:rPr>
        <w:footnoteReference w:id="3"/>
      </w:r>
      <w:r w:rsidRPr="00A92CA4">
        <w:rPr>
          <w:rFonts w:ascii="Arial" w:eastAsia="Calibri" w:hAnsi="Arial" w:cs="Arial"/>
          <w:i/>
          <w:iCs/>
          <w:szCs w:val="24"/>
        </w:rPr>
        <w:t xml:space="preserve">, Mohammed Al-Khater </w:t>
      </w:r>
      <w:r w:rsidRPr="00A92CA4">
        <w:rPr>
          <w:rFonts w:ascii="Arial" w:eastAsia="Calibri" w:hAnsi="Arial" w:cs="Arial"/>
          <w:i/>
          <w:iCs/>
          <w:szCs w:val="24"/>
          <w:vertAlign w:val="superscript"/>
        </w:rPr>
        <w:footnoteReference w:id="4"/>
      </w:r>
      <w:r w:rsidRPr="00A92CA4">
        <w:rPr>
          <w:rFonts w:ascii="Arial" w:hAnsi="Arial"/>
          <w:i/>
          <w:szCs w:val="24"/>
          <w:vertAlign w:val="subscript"/>
        </w:rPr>
        <w:t>’</w:t>
      </w:r>
      <w:r w:rsidRPr="00A92CA4">
        <w:rPr>
          <w:rFonts w:ascii="Arial" w:eastAsia="Calibri" w:hAnsi="Arial" w:cs="Arial"/>
          <w:i/>
          <w:iCs/>
          <w:szCs w:val="24"/>
          <w:vertAlign w:val="superscript"/>
        </w:rPr>
        <w:footnoteReference w:id="5"/>
      </w:r>
      <w:r w:rsidRPr="00A92CA4">
        <w:rPr>
          <w:rFonts w:ascii="Arial" w:eastAsia="Calibri" w:hAnsi="Arial" w:cs="Arial"/>
          <w:i/>
          <w:iCs/>
          <w:szCs w:val="24"/>
        </w:rPr>
        <w:t>*</w:t>
      </w:r>
      <w:commentRangeEnd w:id="6"/>
      <w:r w:rsidRPr="00A92CA4">
        <w:rPr>
          <w:rStyle w:val="CommentReference"/>
          <w:rFonts w:ascii="Arial" w:eastAsia="Calibri" w:hAnsi="Arial" w:cs="Arial"/>
          <w:i/>
          <w:iCs/>
          <w:sz w:val="24"/>
          <w:szCs w:val="24"/>
        </w:rPr>
        <w:commentReference w:id="6"/>
      </w:r>
    </w:p>
    <w:p w14:paraId="26C6A248" w14:textId="77777777" w:rsidR="00000F85" w:rsidRPr="00A92CA4" w:rsidRDefault="00000F85" w:rsidP="00A92CA4">
      <w:pPr>
        <w:spacing w:after="400"/>
        <w:ind w:left="360" w:hanging="360"/>
        <w:rPr>
          <w:del w:id="16" w:author="Author" w:date="2026-04-26T21:20:00Z" w16du:dateUtc="2026-04-26T18:20:00Z"/>
          <w:szCs w:val="24"/>
        </w:rPr>
        <w:pPrChange w:id="17" w:author="Author" w:date="2026-04-26T22:07:00Z" w16du:dateUtc="2026-04-26T19:07:00Z">
          <w:pPr>
            <w:spacing w:after="400"/>
          </w:pPr>
        </w:pPrChange>
      </w:pPr>
    </w:p>
    <w:p w14:paraId="4F0395D4" w14:textId="77777777" w:rsidR="00FA4410" w:rsidRPr="00A92CA4" w:rsidRDefault="00FA4410" w:rsidP="00A92CA4">
      <w:pPr>
        <w:pStyle w:val="Heading1"/>
        <w:numPr>
          <w:ilvl w:val="0"/>
          <w:numId w:val="0"/>
        </w:numPr>
        <w:ind w:left="360" w:hanging="360"/>
        <w:rPr>
          <w:rFonts w:cs="Arial"/>
          <w:szCs w:val="24"/>
        </w:rPr>
        <w:pPrChange w:id="18" w:author="Author" w:date="2026-04-26T22:07:00Z" w16du:dateUtc="2026-04-26T19:07:00Z">
          <w:pPr>
            <w:pStyle w:val="Heading1"/>
            <w:spacing w:line="360" w:lineRule="auto"/>
          </w:pPr>
        </w:pPrChange>
      </w:pPr>
      <w:commentRangeStart w:id="19"/>
      <w:r w:rsidRPr="00A92CA4">
        <w:rPr>
          <w:rFonts w:cs="Arial"/>
          <w:szCs w:val="24"/>
        </w:rPr>
        <w:t>Abstract</w:t>
      </w:r>
      <w:commentRangeEnd w:id="19"/>
      <w:r w:rsidRPr="00A92CA4">
        <w:rPr>
          <w:rStyle w:val="CommentReference"/>
          <w:rFonts w:cs="Arial"/>
          <w:sz w:val="24"/>
          <w:szCs w:val="24"/>
        </w:rPr>
        <w:commentReference w:id="19"/>
      </w:r>
    </w:p>
    <w:p w14:paraId="5797C074" w14:textId="1A986FCD" w:rsidR="00FA4410" w:rsidRPr="00A92CA4" w:rsidRDefault="00FA4410" w:rsidP="00A92CA4">
      <w:pPr>
        <w:spacing w:after="200"/>
        <w:rPr>
          <w:szCs w:val="24"/>
        </w:rPr>
      </w:pPr>
      <w:r w:rsidRPr="00A92CA4">
        <w:rPr>
          <w:szCs w:val="24"/>
        </w:rPr>
        <w:t xml:space="preserve">The acid dissociation constant (pKa) is a fundamental physicochemical property that governs molecular ionization, solubility, and bioavailability, </w:t>
      </w:r>
      <w:del w:id="20" w:author="Author" w:date="2026-04-26T21:20:00Z" w16du:dateUtc="2026-04-26T18:20:00Z">
        <w:r w:rsidR="00647320" w:rsidRPr="00A92CA4">
          <w:rPr>
            <w:szCs w:val="24"/>
          </w:rPr>
          <w:delText>making</w:delText>
        </w:r>
      </w:del>
      <w:commentRangeStart w:id="21"/>
      <w:ins w:id="22" w:author="Author" w:date="2026-04-26T21:20:00Z" w16du:dateUtc="2026-04-26T18:20:00Z">
        <w:r w:rsidRPr="00A92CA4">
          <w:rPr>
            <w:szCs w:val="24"/>
          </w:rPr>
          <w:t>rendering</w:t>
        </w:r>
        <w:commentRangeEnd w:id="21"/>
        <w:r w:rsidRPr="00A92CA4">
          <w:rPr>
            <w:rStyle w:val="CommentReference"/>
            <w:sz w:val="24"/>
            <w:szCs w:val="24"/>
          </w:rPr>
          <w:commentReference w:id="21"/>
        </w:r>
      </w:ins>
      <w:r w:rsidRPr="00A92CA4">
        <w:rPr>
          <w:szCs w:val="24"/>
        </w:rPr>
        <w:t xml:space="preserve"> its accurate prediction</w:t>
      </w:r>
      <w:r w:rsidRPr="00A92CA4">
        <w:rPr>
          <w:rFonts w:ascii="Times New Roman" w:hAnsi="Times New Roman"/>
          <w:szCs w:val="24"/>
        </w:rPr>
        <w:t xml:space="preserve"> essential </w:t>
      </w:r>
      <w:del w:id="23" w:author="Author" w:date="2026-04-26T21:20:00Z" w16du:dateUtc="2026-04-26T18:20:00Z">
        <w:r w:rsidR="00647320" w:rsidRPr="00A92CA4">
          <w:rPr>
            <w:szCs w:val="24"/>
          </w:rPr>
          <w:delText>for</w:delText>
        </w:r>
      </w:del>
      <w:ins w:id="24" w:author="Author" w:date="2026-04-26T21:20:00Z" w16du:dateUtc="2026-04-26T18:20:00Z">
        <w:r w:rsidRPr="00A92CA4">
          <w:rPr>
            <w:szCs w:val="24"/>
          </w:rPr>
          <w:t>in</w:t>
        </w:r>
      </w:ins>
      <w:r w:rsidRPr="00A92CA4">
        <w:rPr>
          <w:szCs w:val="24"/>
        </w:rPr>
        <w:t xml:space="preserve"> drug design and environmental toxicology. This </w:t>
      </w:r>
      <w:r w:rsidR="00647320" w:rsidRPr="00A92CA4">
        <w:rPr>
          <w:szCs w:val="24"/>
        </w:rPr>
        <w:t>study</w:t>
      </w:r>
      <w:r w:rsidRPr="00A92CA4">
        <w:rPr>
          <w:szCs w:val="24"/>
        </w:rPr>
        <w:t xml:space="preserve"> </w:t>
      </w:r>
      <w:del w:id="25" w:author="Author" w:date="2026-04-27T13:12:00Z" w16du:dateUtc="2026-04-27T07:42:00Z">
        <w:r w:rsidRPr="00A92CA4" w:rsidDel="00C85A8E">
          <w:rPr>
            <w:szCs w:val="24"/>
          </w:rPr>
          <w:delText xml:space="preserve">presents </w:delText>
        </w:r>
      </w:del>
      <w:ins w:id="26" w:author="Author" w:date="2026-04-27T13:12:00Z" w16du:dateUtc="2026-04-27T07:42:00Z">
        <w:r w:rsidR="00C85A8E" w:rsidRPr="00A92CA4">
          <w:rPr>
            <w:szCs w:val="24"/>
          </w:rPr>
          <w:t xml:space="preserve">entailed </w:t>
        </w:r>
      </w:ins>
      <w:r w:rsidRPr="00A92CA4">
        <w:rPr>
          <w:szCs w:val="24"/>
        </w:rPr>
        <w:t>a systematic comparison of molecular descriptor representations for pKa prediction using</w:t>
      </w:r>
      <w:ins w:id="27" w:author="Author" w:date="2026-04-27T00:39:00Z" w16du:dateUtc="2026-04-26T21:39:00Z">
        <w:r w:rsidR="009337F3" w:rsidRPr="00A92CA4">
          <w:rPr>
            <w:szCs w:val="24"/>
          </w:rPr>
          <w:t xml:space="preserve"> eXtreme G</w:t>
        </w:r>
        <w:r w:rsidR="0004730B" w:rsidRPr="00A92CA4">
          <w:rPr>
            <w:szCs w:val="24"/>
          </w:rPr>
          <w:t>radient Boosting</w:t>
        </w:r>
      </w:ins>
      <w:r w:rsidRPr="00A92CA4">
        <w:rPr>
          <w:szCs w:val="24"/>
        </w:rPr>
        <w:t xml:space="preserve"> </w:t>
      </w:r>
      <w:ins w:id="28" w:author="Author" w:date="2026-04-27T00:40:00Z" w16du:dateUtc="2026-04-26T21:40:00Z">
        <w:r w:rsidR="0004730B" w:rsidRPr="00A92CA4">
          <w:rPr>
            <w:szCs w:val="24"/>
          </w:rPr>
          <w:t>(</w:t>
        </w:r>
      </w:ins>
      <w:commentRangeStart w:id="29"/>
      <w:r w:rsidRPr="00A92CA4">
        <w:rPr>
          <w:szCs w:val="24"/>
        </w:rPr>
        <w:t>XGBoost</w:t>
      </w:r>
      <w:commentRangeEnd w:id="29"/>
      <w:r w:rsidR="007E2B3C" w:rsidRPr="00A92CA4">
        <w:rPr>
          <w:rStyle w:val="CommentReference"/>
          <w:sz w:val="24"/>
          <w:szCs w:val="24"/>
        </w:rPr>
        <w:commentReference w:id="29"/>
      </w:r>
      <w:ins w:id="30" w:author="Author" w:date="2026-04-27T00:40:00Z" w16du:dateUtc="2026-04-26T21:40:00Z">
        <w:r w:rsidR="0004730B" w:rsidRPr="00A92CA4">
          <w:rPr>
            <w:szCs w:val="24"/>
          </w:rPr>
          <w:t>)</w:t>
        </w:r>
      </w:ins>
      <w:r w:rsidRPr="00A92CA4">
        <w:rPr>
          <w:szCs w:val="24"/>
        </w:rPr>
        <w:t xml:space="preserve"> regression. Four descriptor categories were evaluated: </w:t>
      </w:r>
      <w:r w:rsidR="00F908EF" w:rsidRPr="00A92CA4">
        <w:rPr>
          <w:szCs w:val="24"/>
        </w:rPr>
        <w:t>M</w:t>
      </w:r>
      <w:r w:rsidRPr="00A92CA4">
        <w:rPr>
          <w:szCs w:val="24"/>
        </w:rPr>
        <w:t>organ circular fingerprints</w:t>
      </w:r>
      <w:ins w:id="31" w:author="Author" w:date="2026-04-26T23:54:00Z" w16du:dateUtc="2026-04-26T20:54:00Z">
        <w:r w:rsidR="00472A18" w:rsidRPr="00A92CA4">
          <w:rPr>
            <w:szCs w:val="24"/>
          </w:rPr>
          <w:t xml:space="preserve">, </w:t>
        </w:r>
      </w:ins>
      <w:ins w:id="32" w:author="Author" w:date="2026-04-26T23:55:00Z" w16du:dateUtc="2026-04-26T20:55:00Z">
        <w:r w:rsidR="005413C5" w:rsidRPr="00A92CA4">
          <w:rPr>
            <w:szCs w:val="24"/>
          </w:rPr>
          <w:t>known as</w:t>
        </w:r>
      </w:ins>
      <w:r w:rsidRPr="00A92CA4">
        <w:rPr>
          <w:szCs w:val="24"/>
        </w:rPr>
        <w:t xml:space="preserve"> </w:t>
      </w:r>
      <w:del w:id="33" w:author="Author" w:date="2026-04-26T23:55:00Z" w16du:dateUtc="2026-04-26T20:55:00Z">
        <w:r w:rsidRPr="00A92CA4" w:rsidDel="005413C5">
          <w:rPr>
            <w:szCs w:val="24"/>
          </w:rPr>
          <w:delText>(</w:delText>
        </w:r>
      </w:del>
      <w:r w:rsidRPr="00A92CA4">
        <w:rPr>
          <w:szCs w:val="24"/>
        </w:rPr>
        <w:t>extended-connectivity fingerprints</w:t>
      </w:r>
      <w:del w:id="34" w:author="Author" w:date="2026-04-26T23:56:00Z" w16du:dateUtc="2026-04-26T20:56:00Z">
        <w:r w:rsidRPr="00A92CA4" w:rsidDel="00CA01CF">
          <w:rPr>
            <w:szCs w:val="24"/>
          </w:rPr>
          <w:delText>,</w:delText>
        </w:r>
      </w:del>
      <w:r w:rsidRPr="00A92CA4">
        <w:rPr>
          <w:szCs w:val="24"/>
        </w:rPr>
        <w:t xml:space="preserve"> </w:t>
      </w:r>
      <w:ins w:id="35" w:author="Author" w:date="2026-04-26T23:57:00Z" w16du:dateUtc="2026-04-26T20:57:00Z">
        <w:r w:rsidR="00CA01CF" w:rsidRPr="00A92CA4">
          <w:rPr>
            <w:szCs w:val="24"/>
          </w:rPr>
          <w:t>(</w:t>
        </w:r>
      </w:ins>
      <w:r w:rsidRPr="00A92CA4">
        <w:rPr>
          <w:szCs w:val="24"/>
        </w:rPr>
        <w:t>ECFP)</w:t>
      </w:r>
      <w:ins w:id="36" w:author="Author" w:date="2026-04-26T23:57:00Z" w16du:dateUtc="2026-04-26T20:57:00Z">
        <w:r w:rsidR="00414798" w:rsidRPr="00A92CA4">
          <w:rPr>
            <w:szCs w:val="24"/>
          </w:rPr>
          <w:t>,</w:t>
        </w:r>
      </w:ins>
      <w:r w:rsidRPr="00A92CA4">
        <w:rPr>
          <w:szCs w:val="24"/>
        </w:rPr>
        <w:t xml:space="preserve"> with varying radii (</w:t>
      </w:r>
      <w:del w:id="37" w:author="Author" w:date="2026-04-26T21:20:00Z" w16du:dateUtc="2026-04-26T18:20:00Z">
        <w:r w:rsidR="00647320" w:rsidRPr="00A92CA4">
          <w:rPr>
            <w:szCs w:val="24"/>
          </w:rPr>
          <w:delText>1–4</w:delText>
        </w:r>
      </w:del>
      <w:ins w:id="38" w:author="Author" w:date="2026-04-26T21:20:00Z" w16du:dateUtc="2026-04-26T18:20:00Z">
        <w:r w:rsidR="00BA6FDD" w:rsidRPr="00A92CA4">
          <w:rPr>
            <w:szCs w:val="24"/>
          </w:rPr>
          <w:t>one to four</w:t>
        </w:r>
      </w:ins>
      <w:r w:rsidRPr="00A92CA4">
        <w:rPr>
          <w:szCs w:val="24"/>
        </w:rPr>
        <w:t xml:space="preserve">) and bit lengths (12–16,384), </w:t>
      </w:r>
      <w:ins w:id="39" w:author="Author" w:date="2026-04-27T00:01:00Z" w16du:dateUtc="2026-04-26T21:01:00Z">
        <w:r w:rsidR="00265764" w:rsidRPr="00A92CA4">
          <w:rPr>
            <w:szCs w:val="24"/>
          </w:rPr>
          <w:t>Molecular ACCess System (</w:t>
        </w:r>
      </w:ins>
      <w:r w:rsidRPr="00A92CA4">
        <w:rPr>
          <w:szCs w:val="24"/>
        </w:rPr>
        <w:t>MACCS</w:t>
      </w:r>
      <w:del w:id="40" w:author="Author" w:date="2026-04-27T00:01:00Z" w16du:dateUtc="2026-04-26T21:01:00Z">
        <w:r w:rsidRPr="00A92CA4" w:rsidDel="00265764">
          <w:rPr>
            <w:szCs w:val="24"/>
          </w:rPr>
          <w:delText xml:space="preserve"> </w:delText>
        </w:r>
      </w:del>
      <w:ins w:id="41" w:author="Author" w:date="2026-04-26T21:20:00Z" w16du:dateUtc="2026-04-26T18:20:00Z">
        <w:r w:rsidRPr="00A92CA4">
          <w:rPr>
            <w:szCs w:val="24"/>
          </w:rPr>
          <w:t xml:space="preserve">) </w:t>
        </w:r>
      </w:ins>
      <w:r w:rsidRPr="00A92CA4">
        <w:rPr>
          <w:szCs w:val="24"/>
        </w:rPr>
        <w:t xml:space="preserve">structural keys, physicochemical descriptors (molecular weight, </w:t>
      </w:r>
      <w:del w:id="42" w:author="Author" w:date="2026-04-26T21:20:00Z" w16du:dateUtc="2026-04-26T18:20:00Z">
        <w:r w:rsidR="00647320" w:rsidRPr="00A92CA4">
          <w:rPr>
            <w:szCs w:val="24"/>
          </w:rPr>
          <w:delText>LogP</w:delText>
        </w:r>
      </w:del>
      <w:commentRangeStart w:id="43"/>
      <w:ins w:id="44" w:author="Author" w:date="2026-04-26T21:20:00Z" w16du:dateUtc="2026-04-26T18:20:00Z">
        <w:r w:rsidRPr="00A92CA4">
          <w:rPr>
            <w:szCs w:val="24"/>
          </w:rPr>
          <w:t>l</w:t>
        </w:r>
        <w:commentRangeEnd w:id="43"/>
        <w:r w:rsidRPr="00A92CA4">
          <w:rPr>
            <w:rStyle w:val="CommentReference"/>
            <w:sz w:val="24"/>
            <w:szCs w:val="24"/>
          </w:rPr>
          <w:commentReference w:id="43"/>
        </w:r>
        <w:r w:rsidRPr="00A92CA4">
          <w:rPr>
            <w:szCs w:val="24"/>
          </w:rPr>
          <w:t>ogP</w:t>
        </w:r>
      </w:ins>
      <w:r w:rsidRPr="00A92CA4">
        <w:rPr>
          <w:szCs w:val="24"/>
        </w:rPr>
        <w:t xml:space="preserve">, rotatable </w:t>
      </w:r>
      <w:del w:id="45" w:author="Author" w:date="2026-04-26T21:20:00Z" w16du:dateUtc="2026-04-26T18:20:00Z">
        <w:r w:rsidR="00647320" w:rsidRPr="00A92CA4">
          <w:rPr>
            <w:szCs w:val="24"/>
          </w:rPr>
          <w:delText xml:space="preserve">bonds, </w:delText>
        </w:r>
      </w:del>
      <w:ins w:id="46" w:author="Author" w:date="2026-04-26T21:20:00Z" w16du:dateUtc="2026-04-26T18:20:00Z">
        <w:r w:rsidRPr="00A92CA4">
          <w:rPr>
            <w:szCs w:val="24"/>
          </w:rPr>
          <w:t>bond</w:t>
        </w:r>
        <w:r w:rsidR="00CC620A" w:rsidRPr="00A92CA4">
          <w:rPr>
            <w:szCs w:val="24"/>
          </w:rPr>
          <w:t xml:space="preserve"> count</w:t>
        </w:r>
        <w:r w:rsidRPr="00A92CA4">
          <w:rPr>
            <w:szCs w:val="24"/>
          </w:rPr>
          <w:t xml:space="preserve">, </w:t>
        </w:r>
        <w:r w:rsidR="0018562E" w:rsidRPr="00A92CA4">
          <w:rPr>
            <w:szCs w:val="24"/>
          </w:rPr>
          <w:t xml:space="preserve">and </w:t>
        </w:r>
      </w:ins>
      <w:r w:rsidRPr="00A92CA4">
        <w:rPr>
          <w:szCs w:val="24"/>
        </w:rPr>
        <w:t>fragment counts), and combined representations. A comprehensive grid search optimized</w:t>
      </w:r>
      <w:ins w:id="47" w:author="Author" w:date="2026-04-26T21:20:00Z" w16du:dateUtc="2026-04-26T18:20:00Z">
        <w:r w:rsidRPr="00A92CA4">
          <w:rPr>
            <w:szCs w:val="24"/>
          </w:rPr>
          <w:t xml:space="preserve"> </w:t>
        </w:r>
        <w:r w:rsidRPr="00A92CA4">
          <w:rPr>
            <w:rFonts w:ascii="Times New Roman" w:eastAsia="Times New Roman" w:hAnsi="Times New Roman" w:cs="Times New Roman"/>
            <w:szCs w:val="24"/>
          </w:rPr>
          <w:t>the</w:t>
        </w:r>
      </w:ins>
      <w:r w:rsidRPr="00A92CA4">
        <w:rPr>
          <w:rFonts w:ascii="Times New Roman" w:hAnsi="Times New Roman"/>
          <w:szCs w:val="24"/>
        </w:rPr>
        <w:t xml:space="preserve"> XGBoost hyperparameters across all configurations using f</w:t>
      </w:r>
      <w:r w:rsidRPr="00A92CA4">
        <w:rPr>
          <w:szCs w:val="24"/>
        </w:rPr>
        <w:t xml:space="preserve">ive-fold cross-validation on a curated dataset of 7,912 compounds with experimental pKa values obtained from DataWarrior. Morgan fingerprints </w:t>
      </w:r>
      <w:del w:id="48" w:author="Author" w:date="2026-04-26T21:20:00Z" w16du:dateUtc="2026-04-26T18:20:00Z">
        <w:r w:rsidR="00647320" w:rsidRPr="00A92CA4">
          <w:rPr>
            <w:szCs w:val="24"/>
          </w:rPr>
          <w:delText>at</w:delText>
        </w:r>
      </w:del>
      <w:ins w:id="49" w:author="Author" w:date="2026-04-26T21:20:00Z" w16du:dateUtc="2026-04-26T18:20:00Z">
        <w:r w:rsidR="004B7E30" w:rsidRPr="00A92CA4">
          <w:rPr>
            <w:szCs w:val="24"/>
          </w:rPr>
          <w:t>with</w:t>
        </w:r>
      </w:ins>
      <w:r w:rsidRPr="00A92CA4">
        <w:rPr>
          <w:szCs w:val="24"/>
        </w:rPr>
        <w:t xml:space="preserve"> radius </w:t>
      </w:r>
      <w:del w:id="50" w:author="Author" w:date="2026-04-26T21:20:00Z" w16du:dateUtc="2026-04-26T18:20:00Z">
        <w:r w:rsidR="00647320" w:rsidRPr="00A92CA4">
          <w:rPr>
            <w:szCs w:val="24"/>
          </w:rPr>
          <w:delText>2 with</w:delText>
        </w:r>
      </w:del>
      <w:ins w:id="51" w:author="Author" w:date="2026-04-26T21:20:00Z" w16du:dateUtc="2026-04-26T18:20:00Z">
        <w:r w:rsidR="004B7E30" w:rsidRPr="00A92CA4">
          <w:rPr>
            <w:szCs w:val="24"/>
          </w:rPr>
          <w:t>two</w:t>
        </w:r>
        <w:r w:rsidRPr="00A92CA4">
          <w:rPr>
            <w:szCs w:val="24"/>
          </w:rPr>
          <w:t xml:space="preserve"> </w:t>
        </w:r>
        <w:r w:rsidR="004B7E30" w:rsidRPr="00A92CA4">
          <w:rPr>
            <w:szCs w:val="24"/>
          </w:rPr>
          <w:t>and</w:t>
        </w:r>
      </w:ins>
      <w:r w:rsidRPr="00A92CA4">
        <w:rPr>
          <w:szCs w:val="24"/>
        </w:rPr>
        <w:t xml:space="preserve"> </w:t>
      </w:r>
      <w:r w:rsidRPr="00A92CA4">
        <w:rPr>
          <w:szCs w:val="24"/>
        </w:rPr>
        <w:lastRenderedPageBreak/>
        <w:t>16,384</w:t>
      </w:r>
      <w:r w:rsidR="00F908EF" w:rsidRPr="00A92CA4">
        <w:rPr>
          <w:szCs w:val="24"/>
        </w:rPr>
        <w:t xml:space="preserve"> </w:t>
      </w:r>
      <w:r w:rsidRPr="00A92CA4">
        <w:rPr>
          <w:szCs w:val="24"/>
        </w:rPr>
        <w:t xml:space="preserve">bits achieved the highest standalone performance (test </w:t>
      </w:r>
      <w:del w:id="52" w:author="Author" w:date="2026-04-26T21:20:00Z" w16du:dateUtc="2026-04-26T18:20:00Z">
        <w:r w:rsidR="00647320" w:rsidRPr="00A92CA4">
          <w:rPr>
            <w:szCs w:val="24"/>
          </w:rPr>
          <w:delText>R²</w:delText>
        </w:r>
      </w:del>
      <w:ins w:id="53" w:author="Author" w:date="2026-04-26T21:20:00Z" w16du:dateUtc="2026-04-26T18:20:00Z">
        <w:r w:rsidRPr="00A92CA4">
          <w:rPr>
            <w:szCs w:val="24"/>
          </w:rPr>
          <w:t>R</w:t>
        </w:r>
        <w:r w:rsidRPr="00A92CA4">
          <w:rPr>
            <w:szCs w:val="24"/>
            <w:vertAlign w:val="superscript"/>
          </w:rPr>
          <w:t>2</w:t>
        </w:r>
      </w:ins>
      <w:r w:rsidRPr="00A92CA4">
        <w:rPr>
          <w:szCs w:val="24"/>
        </w:rPr>
        <w:t xml:space="preserve"> = 0.795, </w:t>
      </w:r>
      <w:ins w:id="54" w:author="Author" w:date="2026-04-26T21:20:00Z" w16du:dateUtc="2026-04-26T18:20:00Z">
        <w:r w:rsidRPr="00A92CA4">
          <w:rPr>
            <w:szCs w:val="24"/>
          </w:rPr>
          <w:t xml:space="preserve">root mean squared error, </w:t>
        </w:r>
      </w:ins>
      <w:r w:rsidRPr="00A92CA4">
        <w:rPr>
          <w:rFonts w:ascii="Times New Roman" w:hAnsi="Times New Roman"/>
          <w:szCs w:val="24"/>
        </w:rPr>
        <w:t xml:space="preserve">RMSE = 1.539), </w:t>
      </w:r>
      <w:del w:id="55" w:author="Author" w:date="2026-04-26T21:20:00Z" w16du:dateUtc="2026-04-26T18:20:00Z">
        <w:r w:rsidR="00647320" w:rsidRPr="00A92CA4">
          <w:rPr>
            <w:szCs w:val="24"/>
          </w:rPr>
          <w:delText>while</w:delText>
        </w:r>
      </w:del>
      <w:ins w:id="56" w:author="Author" w:date="2026-04-26T21:20:00Z" w16du:dateUtc="2026-04-26T18:20:00Z">
        <w:r w:rsidRPr="00A92CA4">
          <w:rPr>
            <w:rFonts w:ascii="Times New Roman" w:eastAsia="Times New Roman" w:hAnsi="Times New Roman" w:cs="Times New Roman"/>
            <w:szCs w:val="24"/>
          </w:rPr>
          <w:t>whereas</w:t>
        </w:r>
      </w:ins>
      <w:r w:rsidRPr="00A92CA4">
        <w:rPr>
          <w:rFonts w:ascii="Times New Roman" w:hAnsi="Times New Roman"/>
          <w:szCs w:val="24"/>
        </w:rPr>
        <w:t xml:space="preserve"> co</w:t>
      </w:r>
      <w:r w:rsidRPr="00A92CA4">
        <w:rPr>
          <w:szCs w:val="24"/>
        </w:rPr>
        <w:t xml:space="preserve">mbining Morgan fingerprints (radius </w:t>
      </w:r>
      <w:del w:id="57" w:author="Author" w:date="2026-04-26T21:20:00Z" w16du:dateUtc="2026-04-26T18:20:00Z">
        <w:r w:rsidR="00647320" w:rsidRPr="00A92CA4">
          <w:rPr>
            <w:szCs w:val="24"/>
          </w:rPr>
          <w:delText>1</w:delText>
        </w:r>
      </w:del>
      <w:ins w:id="58" w:author="Author" w:date="2026-04-26T21:20:00Z" w16du:dateUtc="2026-04-26T18:20:00Z">
        <w:r w:rsidR="00D33AD8" w:rsidRPr="00A92CA4">
          <w:rPr>
            <w:szCs w:val="24"/>
          </w:rPr>
          <w:t>one</w:t>
        </w:r>
      </w:ins>
      <w:r w:rsidRPr="00A92CA4">
        <w:rPr>
          <w:szCs w:val="24"/>
        </w:rPr>
        <w:t xml:space="preserve">, 2,048 bits) with MACCS keys and physicochemical descriptors yielded the </w:t>
      </w:r>
      <w:del w:id="59" w:author="Author" w:date="2026-04-26T21:20:00Z" w16du:dateUtc="2026-04-26T18:20:00Z">
        <w:r w:rsidR="00647320" w:rsidRPr="00A92CA4">
          <w:rPr>
            <w:szCs w:val="24"/>
          </w:rPr>
          <w:delText>best</w:delText>
        </w:r>
      </w:del>
      <w:ins w:id="60" w:author="Author" w:date="2026-04-26T21:20:00Z" w16du:dateUtc="2026-04-26T18:20:00Z">
        <w:r w:rsidR="00F908EF" w:rsidRPr="00A92CA4">
          <w:rPr>
            <w:szCs w:val="24"/>
          </w:rPr>
          <w:t>optimal</w:t>
        </w:r>
      </w:ins>
      <w:r w:rsidR="00F908EF" w:rsidRPr="00A92CA4">
        <w:rPr>
          <w:szCs w:val="24"/>
        </w:rPr>
        <w:t xml:space="preserve"> </w:t>
      </w:r>
      <w:r w:rsidRPr="00A92CA4">
        <w:rPr>
          <w:szCs w:val="24"/>
        </w:rPr>
        <w:t xml:space="preserve">overall result (test </w:t>
      </w:r>
      <w:del w:id="61" w:author="Author" w:date="2026-04-26T21:20:00Z" w16du:dateUtc="2026-04-26T18:20:00Z">
        <w:r w:rsidR="00647320" w:rsidRPr="00A92CA4">
          <w:rPr>
            <w:szCs w:val="24"/>
          </w:rPr>
          <w:delText>R²</w:delText>
        </w:r>
      </w:del>
      <w:ins w:id="62" w:author="Author" w:date="2026-04-26T21:20:00Z" w16du:dateUtc="2026-04-26T18:20:00Z">
        <w:r w:rsidRPr="00A92CA4">
          <w:rPr>
            <w:szCs w:val="24"/>
          </w:rPr>
          <w:t>R</w:t>
        </w:r>
        <w:r w:rsidRPr="00A92CA4">
          <w:rPr>
            <w:szCs w:val="24"/>
            <w:vertAlign w:val="superscript"/>
          </w:rPr>
          <w:t>2</w:t>
        </w:r>
      </w:ins>
      <w:r w:rsidRPr="00A92CA4">
        <w:rPr>
          <w:szCs w:val="24"/>
        </w:rPr>
        <w:t xml:space="preserve"> = 0.817</w:t>
      </w:r>
      <w:del w:id="63" w:author="Author" w:date="2026-04-26T21:20:00Z" w16du:dateUtc="2026-04-26T18:20:00Z">
        <w:r w:rsidR="00647320" w:rsidRPr="00A92CA4">
          <w:rPr>
            <w:szCs w:val="24"/>
          </w:rPr>
          <w:delText>,</w:delText>
        </w:r>
      </w:del>
      <w:ins w:id="64" w:author="Author" w:date="2026-04-26T21:20:00Z" w16du:dateUtc="2026-04-26T18:20:00Z">
        <w:r w:rsidR="00794B18" w:rsidRPr="00A92CA4">
          <w:rPr>
            <w:szCs w:val="24"/>
          </w:rPr>
          <w:t>;</w:t>
        </w:r>
      </w:ins>
      <w:r w:rsidRPr="00A92CA4">
        <w:rPr>
          <w:szCs w:val="24"/>
        </w:rPr>
        <w:t xml:space="preserve"> RMSE = 1.455). An extended analysis employing 1,135 Mordred and RDKit</w:t>
      </w:r>
      <w:ins w:id="65" w:author="Author" w:date="2026-04-27T00:36:00Z" w16du:dateUtc="2026-04-26T21:36:00Z">
        <w:r w:rsidR="003A423C" w:rsidRPr="00A92CA4">
          <w:rPr>
            <w:szCs w:val="24"/>
          </w:rPr>
          <w:t xml:space="preserve"> ch</w:t>
        </w:r>
        <w:r w:rsidR="00292296" w:rsidRPr="00A92CA4">
          <w:rPr>
            <w:szCs w:val="24"/>
          </w:rPr>
          <w:t xml:space="preserve">eminformatic </w:t>
        </w:r>
      </w:ins>
      <w:del w:id="66" w:author="Author" w:date="2026-04-27T00:36:00Z" w16du:dateUtc="2026-04-26T21:36:00Z">
        <w:r w:rsidRPr="00A92CA4" w:rsidDel="00292296">
          <w:rPr>
            <w:szCs w:val="24"/>
          </w:rPr>
          <w:delText xml:space="preserve"> </w:delText>
        </w:r>
      </w:del>
      <w:r w:rsidRPr="00A92CA4">
        <w:rPr>
          <w:szCs w:val="24"/>
        </w:rPr>
        <w:t xml:space="preserve">descriptors with XGBoost feature selection further improved </w:t>
      </w:r>
      <w:ins w:id="67" w:author="Author" w:date="2026-04-26T21:20:00Z" w16du:dateUtc="2026-04-26T18:20:00Z">
        <w:r w:rsidRPr="00A92CA4">
          <w:rPr>
            <w:rFonts w:ascii="Times New Roman" w:eastAsia="Times New Roman" w:hAnsi="Times New Roman" w:cs="Times New Roman"/>
            <w:szCs w:val="24"/>
          </w:rPr>
          <w:t xml:space="preserve">the </w:t>
        </w:r>
      </w:ins>
      <w:r w:rsidRPr="00A92CA4">
        <w:rPr>
          <w:rFonts w:ascii="Times New Roman" w:hAnsi="Times New Roman"/>
          <w:szCs w:val="24"/>
        </w:rPr>
        <w:t xml:space="preserve">prediction accuracy (test </w:t>
      </w:r>
      <w:del w:id="68" w:author="Author" w:date="2026-04-26T21:20:00Z" w16du:dateUtc="2026-04-26T18:20:00Z">
        <w:r w:rsidR="00647320" w:rsidRPr="00A92CA4">
          <w:rPr>
            <w:szCs w:val="24"/>
          </w:rPr>
          <w:delText>R²</w:delText>
        </w:r>
      </w:del>
      <w:ins w:id="69" w:author="Author" w:date="2026-04-26T21:20:00Z" w16du:dateUtc="2026-04-26T18:20:00Z">
        <w:r w:rsidRPr="00A92CA4">
          <w:rPr>
            <w:rFonts w:ascii="Times New Roman" w:eastAsia="Times New Roman" w:hAnsi="Times New Roman" w:cs="Times New Roman"/>
            <w:szCs w:val="24"/>
          </w:rPr>
          <w:t>R</w:t>
        </w:r>
        <w:r w:rsidRPr="00A92CA4">
          <w:rPr>
            <w:szCs w:val="24"/>
            <w:vertAlign w:val="subscript"/>
          </w:rPr>
          <w:t>2</w:t>
        </w:r>
      </w:ins>
      <w:r w:rsidRPr="00A92CA4">
        <w:rPr>
          <w:rFonts w:ascii="Times New Roman" w:hAnsi="Times New Roman"/>
          <w:szCs w:val="24"/>
        </w:rPr>
        <w:t xml:space="preserve"> = 0.829</w:t>
      </w:r>
      <w:del w:id="70" w:author="Author" w:date="2026-04-26T21:20:00Z" w16du:dateUtc="2026-04-26T18:20:00Z">
        <w:r w:rsidR="00647320" w:rsidRPr="00A92CA4">
          <w:rPr>
            <w:szCs w:val="24"/>
          </w:rPr>
          <w:delText>,</w:delText>
        </w:r>
      </w:del>
      <w:ins w:id="71" w:author="Author" w:date="2026-04-26T21:20:00Z" w16du:dateUtc="2026-04-26T18:20:00Z">
        <w:r w:rsidR="00467FBF" w:rsidRPr="00A92CA4">
          <w:rPr>
            <w:rFonts w:ascii="Times New Roman" w:eastAsia="Times New Roman" w:hAnsi="Times New Roman" w:cs="Times New Roman"/>
            <w:szCs w:val="24"/>
          </w:rPr>
          <w:t>;</w:t>
        </w:r>
      </w:ins>
      <w:r w:rsidRPr="00A92CA4">
        <w:rPr>
          <w:rFonts w:ascii="Times New Roman" w:hAnsi="Times New Roman"/>
          <w:szCs w:val="24"/>
        </w:rPr>
        <w:t xml:space="preserve"> RMSE = 1.404). </w:t>
      </w:r>
      <w:del w:id="72" w:author="Author" w:date="2026-04-26T21:20:00Z" w16du:dateUtc="2026-04-26T18:20:00Z">
        <w:r w:rsidR="00647320" w:rsidRPr="00A92CA4">
          <w:rPr>
            <w:szCs w:val="24"/>
          </w:rPr>
          <w:delText>Feature</w:delText>
        </w:r>
      </w:del>
      <w:ins w:id="73" w:author="Author" w:date="2026-04-26T21:20:00Z" w16du:dateUtc="2026-04-26T18:20:00Z">
        <w:r w:rsidRPr="00A92CA4">
          <w:rPr>
            <w:szCs w:val="24"/>
          </w:rPr>
          <w:t>Moreover, f</w:t>
        </w:r>
        <w:r w:rsidRPr="00A92CA4">
          <w:rPr>
            <w:rFonts w:ascii="Times New Roman" w:eastAsia="Times New Roman" w:hAnsi="Times New Roman" w:cs="Times New Roman"/>
            <w:szCs w:val="24"/>
          </w:rPr>
          <w:t>eature</w:t>
        </w:r>
      </w:ins>
      <w:r w:rsidRPr="00A92CA4">
        <w:rPr>
          <w:rFonts w:ascii="Times New Roman" w:hAnsi="Times New Roman"/>
          <w:szCs w:val="24"/>
        </w:rPr>
        <w:t xml:space="preserve"> importance analysis </w:t>
      </w:r>
      <w:r w:rsidRPr="00A92CA4">
        <w:rPr>
          <w:szCs w:val="24"/>
        </w:rPr>
        <w:t xml:space="preserve">identified the number of </w:t>
      </w:r>
      <w:commentRangeStart w:id="74"/>
      <w:r w:rsidRPr="00A92CA4">
        <w:rPr>
          <w:szCs w:val="24"/>
        </w:rPr>
        <w:t>acidic groups</w:t>
      </w:r>
      <w:commentRangeEnd w:id="74"/>
      <w:del w:id="75" w:author="Author" w:date="2026-04-26T21:20:00Z" w16du:dateUtc="2026-04-26T18:20:00Z">
        <w:r w:rsidR="00647320" w:rsidRPr="00A92CA4">
          <w:rPr>
            <w:szCs w:val="24"/>
          </w:rPr>
          <w:delText xml:space="preserve"> (nAcid),</w:delText>
        </w:r>
      </w:del>
      <w:ins w:id="76" w:author="Author" w:date="2026-04-26T21:20:00Z" w16du:dateUtc="2026-04-26T18:20:00Z">
        <w:r w:rsidRPr="00A92CA4">
          <w:rPr>
            <w:rStyle w:val="CommentReference"/>
            <w:sz w:val="24"/>
            <w:szCs w:val="24"/>
          </w:rPr>
          <w:commentReference w:id="74"/>
        </w:r>
        <w:r w:rsidRPr="00A92CA4">
          <w:rPr>
            <w:szCs w:val="24"/>
          </w:rPr>
          <w:t>,</w:t>
        </w:r>
      </w:ins>
      <w:r w:rsidRPr="00A92CA4">
        <w:rPr>
          <w:szCs w:val="24"/>
        </w:rPr>
        <w:t xml:space="preserve"> spectral descriptors, and aromatic amine fragments as the most influential predictors. These results demonstrate that </w:t>
      </w:r>
      <w:del w:id="77" w:author="Author" w:date="2026-04-26T21:20:00Z" w16du:dateUtc="2026-04-26T18:20:00Z">
        <w:r w:rsidR="00647320" w:rsidRPr="00A92CA4">
          <w:rPr>
            <w:szCs w:val="24"/>
          </w:rPr>
          <w:delText>multi-source</w:delText>
        </w:r>
      </w:del>
      <w:ins w:id="78" w:author="Author" w:date="2026-04-26T21:20:00Z" w16du:dateUtc="2026-04-26T18:20:00Z">
        <w:r w:rsidRPr="00A92CA4">
          <w:rPr>
            <w:szCs w:val="24"/>
          </w:rPr>
          <w:t>multisource</w:t>
        </w:r>
      </w:ins>
      <w:r w:rsidRPr="00A92CA4">
        <w:rPr>
          <w:szCs w:val="24"/>
        </w:rPr>
        <w:t xml:space="preserve"> descriptor fusion consistently outperforms individual representations and that XGBoost provides a computationally efficient and interpretable framework for pKa modeling.</w:t>
      </w:r>
    </w:p>
    <w:p w14:paraId="73BF0531" w14:textId="66895D12" w:rsidR="00FA4410" w:rsidRPr="00A92CA4" w:rsidRDefault="00FA4410" w:rsidP="00A92CA4">
      <w:pPr>
        <w:spacing w:after="200"/>
        <w:rPr>
          <w:szCs w:val="24"/>
        </w:rPr>
      </w:pPr>
      <w:commentRangeStart w:id="79"/>
      <w:r w:rsidRPr="00A92CA4">
        <w:rPr>
          <w:i/>
          <w:szCs w:val="24"/>
        </w:rPr>
        <w:t>Keywords:</w:t>
      </w:r>
      <w:r w:rsidRPr="00A92CA4">
        <w:rPr>
          <w:b/>
          <w:bCs/>
          <w:i/>
          <w:iCs/>
          <w:szCs w:val="24"/>
        </w:rPr>
        <w:t xml:space="preserve"> </w:t>
      </w:r>
      <w:r w:rsidRPr="00A92CA4">
        <w:rPr>
          <w:szCs w:val="24"/>
        </w:rPr>
        <w:t>pKa prediction, XGBoost, molecular fingerprints, Morgan fingerprints, MACCS keys, QSAR, molecular descriptors</w:t>
      </w:r>
      <w:commentRangeEnd w:id="79"/>
      <w:del w:id="80" w:author="Author" w:date="2026-04-26T21:20:00Z" w16du:dateUtc="2026-04-26T18:20:00Z">
        <w:r w:rsidR="00647320" w:rsidRPr="00A92CA4">
          <w:rPr>
            <w:i/>
            <w:iCs/>
            <w:szCs w:val="24"/>
          </w:rPr>
          <w:delText>.</w:delText>
        </w:r>
      </w:del>
      <w:r w:rsidRPr="00A92CA4">
        <w:rPr>
          <w:rStyle w:val="CommentReference"/>
          <w:sz w:val="24"/>
          <w:szCs w:val="24"/>
        </w:rPr>
        <w:commentReference w:id="79"/>
      </w:r>
    </w:p>
    <w:p w14:paraId="02372DF4" w14:textId="77777777" w:rsidR="00FA4410" w:rsidRPr="00FA4410" w:rsidRDefault="00FA4410">
      <w:pPr>
        <w:pStyle w:val="Heading1"/>
        <w:numPr>
          <w:ilvl w:val="0"/>
          <w:numId w:val="0"/>
        </w:numPr>
        <w:spacing w:line="360" w:lineRule="auto"/>
        <w:rPr>
          <w:rFonts w:cs="Arial"/>
          <w:szCs w:val="24"/>
        </w:rPr>
        <w:pPrChange w:id="81" w:author="Author" w:date="2026-04-26T22:11:00Z" w16du:dateUtc="2026-04-26T19:11:00Z">
          <w:pPr>
            <w:pStyle w:val="Heading1"/>
            <w:spacing w:line="360" w:lineRule="auto"/>
          </w:pPr>
        </w:pPrChange>
      </w:pPr>
      <w:ins w:id="82" w:author="Author" w:date="2026-04-26T21:20:00Z" w16du:dateUtc="2026-04-26T18:20:00Z">
        <w:r>
          <w:rPr>
            <w:rFonts w:cs="Arial"/>
            <w:szCs w:val="24"/>
          </w:rPr>
          <w:t xml:space="preserve">1. </w:t>
        </w:r>
      </w:ins>
      <w:r w:rsidRPr="00FA4410">
        <w:rPr>
          <w:rFonts w:cs="Arial"/>
          <w:szCs w:val="24"/>
        </w:rPr>
        <w:t>Introduction</w:t>
      </w:r>
    </w:p>
    <w:p w14:paraId="19EA9494" w14:textId="20BFF3C8" w:rsidR="00FA4410" w:rsidRDefault="00FA4410" w:rsidP="00A92CA4">
      <w:pPr>
        <w:spacing w:after="200"/>
        <w:ind w:left="0"/>
      </w:pPr>
      <w:r>
        <w:t xml:space="preserve">The acid dissociation constant (pKa) quantifies the tendency of a molecule to donate a proton in </w:t>
      </w:r>
      <w:ins w:id="83" w:author="Author" w:date="2026-04-26T21:20:00Z" w16du:dateUtc="2026-04-26T18:20:00Z">
        <w:r>
          <w:rPr>
            <w:rFonts w:ascii="Times New Roman" w:eastAsia="Times New Roman" w:hAnsi="Times New Roman" w:cs="Times New Roman"/>
            <w:szCs w:val="24"/>
          </w:rPr>
          <w:t xml:space="preserve">an </w:t>
        </w:r>
      </w:ins>
      <w:r w:rsidRPr="00647320">
        <w:rPr>
          <w:rFonts w:ascii="Times New Roman" w:hAnsi="Times New Roman"/>
        </w:rPr>
        <w:t>aqueous solution and is one of the most critical physicochemical properties in medic</w:t>
      </w:r>
      <w:r>
        <w:t>inal chemistry, environmental science, and chemical engineering</w:t>
      </w:r>
      <w:del w:id="84" w:author="Author" w:date="2026-04-26T21:20:00Z" w16du:dateUtc="2026-04-26T18:20:00Z">
        <w:r w:rsidR="00647320" w:rsidRPr="007D3A3B">
          <w:delText>.</w:delText>
        </w:r>
      </w:del>
      <w:del w:id="85" w:author="Author" w:date="2026-04-27T13:15:00Z" w16du:dateUtc="2026-04-27T07:45:00Z">
        <w:r w:rsidRPr="007D3A3B" w:rsidDel="00C85A8E">
          <w:rPr>
            <w:sz w:val="20"/>
            <w:szCs w:val="20"/>
            <w:rPrChange w:id="86" w:author="Author" w:date="2026-04-27T18:49:00Z" w16du:dateUtc="2026-04-27T13:19:00Z">
              <w:rPr>
                <w:sz w:val="20"/>
                <w:szCs w:val="20"/>
                <w:vertAlign w:val="superscript"/>
              </w:rPr>
            </w:rPrChange>
          </w:rPr>
          <w:delText xml:space="preserve"> </w:delText>
        </w:r>
      </w:del>
      <w:ins w:id="87" w:author="Author" w:date="2026-04-27T13:15:00Z" w16du:dateUtc="2026-04-27T07:45:00Z">
        <w:r w:rsidR="00C85A8E" w:rsidRPr="007D3A3B">
          <w:rPr>
            <w:sz w:val="20"/>
            <w:szCs w:val="20"/>
            <w:rPrChange w:id="88" w:author="Author" w:date="2026-04-27T18:49:00Z" w16du:dateUtc="2026-04-27T13:19:00Z">
              <w:rPr>
                <w:sz w:val="20"/>
                <w:szCs w:val="20"/>
                <w:vertAlign w:val="superscript"/>
              </w:rPr>
            </w:rPrChange>
          </w:rPr>
          <w:t xml:space="preserve"> </w:t>
        </w:r>
      </w:ins>
      <w:r>
        <w:rPr>
          <w:sz w:val="20"/>
          <w:szCs w:val="20"/>
          <w:vertAlign w:val="superscript"/>
        </w:rPr>
        <w:t>1</w:t>
      </w:r>
      <w:ins w:id="89" w:author="Author" w:date="2026-04-27T13:15:00Z" w16du:dateUtc="2026-04-27T07:45:00Z">
        <w:r w:rsidR="00C85A8E">
          <w:rPr>
            <w:sz w:val="20"/>
            <w:szCs w:val="20"/>
          </w:rPr>
          <w:t>.</w:t>
        </w:r>
      </w:ins>
      <w:r w:rsidR="00647320">
        <w:t xml:space="preserve"> Because</w:t>
      </w:r>
      <w:r>
        <w:t xml:space="preserve"> pKa governs</w:t>
      </w:r>
      <w:ins w:id="90" w:author="Author" w:date="2026-04-26T21:20:00Z" w16du:dateUtc="2026-04-26T18:20:00Z">
        <w:r>
          <w:t xml:space="preserve"> </w:t>
        </w:r>
        <w:r>
          <w:rPr>
            <w:rFonts w:ascii="Times New Roman" w:eastAsia="Times New Roman" w:hAnsi="Times New Roman" w:cs="Times New Roman"/>
            <w:szCs w:val="24"/>
          </w:rPr>
          <w:t>the</w:t>
        </w:r>
      </w:ins>
      <w:r w:rsidRPr="00647320">
        <w:rPr>
          <w:rFonts w:ascii="Times New Roman" w:hAnsi="Times New Roman"/>
        </w:rPr>
        <w:t xml:space="preserve"> molecular charge state at physiological pH, it directly influences drug absorption, distribution, metabolism, excretion, and toxicity (ADMET) profiles. </w:t>
      </w:r>
      <w:del w:id="91" w:author="Author" w:date="2026-04-26T21:20:00Z" w16du:dateUtc="2026-04-26T18:20:00Z">
        <w:r w:rsidR="00647320">
          <w:delText>Accurate</w:delText>
        </w:r>
      </w:del>
      <w:ins w:id="92" w:author="Author" w:date="2026-04-26T21:20:00Z" w16du:dateUtc="2026-04-26T18:20:00Z">
        <w:r>
          <w:t>Therefore, accurate</w:t>
        </w:r>
      </w:ins>
      <w:r>
        <w:t xml:space="preserve"> pKa values are </w:t>
      </w:r>
      <w:del w:id="93" w:author="Author" w:date="2026-04-26T21:20:00Z" w16du:dateUtc="2026-04-26T18:20:00Z">
        <w:r w:rsidR="00647320">
          <w:delText xml:space="preserve">therefore </w:delText>
        </w:r>
      </w:del>
      <w:r>
        <w:t xml:space="preserve">indispensable </w:t>
      </w:r>
      <w:del w:id="94" w:author="Author" w:date="2026-04-26T21:20:00Z" w16du:dateUtc="2026-04-26T18:20:00Z">
        <w:r w:rsidR="00647320">
          <w:delText>during</w:delText>
        </w:r>
      </w:del>
      <w:ins w:id="95" w:author="Author" w:date="2026-04-26T21:20:00Z" w16du:dateUtc="2026-04-26T18:20:00Z">
        <w:r>
          <w:t>for</w:t>
        </w:r>
      </w:ins>
      <w:r>
        <w:t xml:space="preserve"> lead optimization in pharmaceutical development and for predicting the environmental fate of organic pollutants.</w:t>
      </w:r>
    </w:p>
    <w:p w14:paraId="5752A851" w14:textId="2450EFCD" w:rsidR="00FA4410" w:rsidRDefault="00647320" w:rsidP="00A92CA4">
      <w:pPr>
        <w:spacing w:after="200"/>
        <w:ind w:left="0"/>
      </w:pPr>
      <w:del w:id="96" w:author="Author" w:date="2026-04-26T21:20:00Z" w16du:dateUtc="2026-04-26T18:20:00Z">
        <w:r>
          <w:delText>Experimental</w:delText>
        </w:r>
      </w:del>
      <w:commentRangeStart w:id="97"/>
      <w:ins w:id="98" w:author="Author" w:date="2026-04-26T21:20:00Z" w16du:dateUtc="2026-04-26T18:20:00Z">
        <w:r w:rsidR="00FA4410">
          <w:t>The experimental</w:t>
        </w:r>
      </w:ins>
      <w:r w:rsidR="00FA4410">
        <w:t xml:space="preserve"> determination of pKa </w:t>
      </w:r>
      <w:del w:id="99" w:author="Author" w:date="2026-04-27T18:50:00Z" w16du:dateUtc="2026-04-27T13:20:00Z">
        <w:r w:rsidR="00FA4410" w:rsidDel="007D3A3B">
          <w:delText xml:space="preserve">by </w:delText>
        </w:r>
      </w:del>
      <w:ins w:id="100" w:author="Author" w:date="2026-04-27T18:50:00Z" w16du:dateUtc="2026-04-27T13:20:00Z">
        <w:r w:rsidR="007D3A3B">
          <w:t>via</w:t>
        </w:r>
        <w:r w:rsidR="007D3A3B">
          <w:t xml:space="preserve"> </w:t>
        </w:r>
      </w:ins>
      <w:r w:rsidR="00FA4410">
        <w:t xml:space="preserve">potentiometric titration or spectrophotometric methods, although </w:t>
      </w:r>
      <w:proofErr w:type="gramStart"/>
      <w:r w:rsidR="00FA4410">
        <w:t>reliable</w:t>
      </w:r>
      <w:proofErr w:type="gramEnd"/>
      <w:r w:rsidR="00FA4410">
        <w:t xml:space="preserve">, is time-consuming and resource-intensive, particularly </w:t>
      </w:r>
      <w:del w:id="101" w:author="Author" w:date="2026-04-26T21:20:00Z" w16du:dateUtc="2026-04-26T18:20:00Z">
        <w:r>
          <w:delText>when</w:delText>
        </w:r>
      </w:del>
      <w:ins w:id="102" w:author="Author" w:date="2026-04-26T21:20:00Z" w16du:dateUtc="2026-04-26T18:20:00Z">
        <w:r w:rsidR="0051312C">
          <w:t>for</w:t>
        </w:r>
        <w:r w:rsidR="00FA4410">
          <w:t xml:space="preserve"> </w:t>
        </w:r>
        <w:r w:rsidR="007E3AEE">
          <w:t>the</w:t>
        </w:r>
      </w:ins>
      <w:r w:rsidR="007E3AEE">
        <w:t xml:space="preserve"> </w:t>
      </w:r>
      <w:r w:rsidR="00FA4410">
        <w:t xml:space="preserve">screening </w:t>
      </w:r>
      <w:ins w:id="103" w:author="Author" w:date="2026-04-26T21:20:00Z" w16du:dateUtc="2026-04-26T18:20:00Z">
        <w:r w:rsidR="007E3AEE">
          <w:t xml:space="preserve">of </w:t>
        </w:r>
      </w:ins>
      <w:r w:rsidR="00FA4410">
        <w:t>large compound libraries</w:t>
      </w:r>
      <w:commentRangeEnd w:id="97"/>
      <w:r w:rsidR="00FA4410">
        <w:rPr>
          <w:rStyle w:val="CommentReference"/>
          <w:sz w:val="24"/>
          <w:szCs w:val="22"/>
        </w:rPr>
        <w:commentReference w:id="97"/>
      </w:r>
      <w:r w:rsidR="00FA4410">
        <w:t xml:space="preserve">. Consequently, computational approaches </w:t>
      </w:r>
      <w:del w:id="104" w:author="Author" w:date="2026-04-26T21:20:00Z" w16du:dateUtc="2026-04-26T18:20:00Z">
        <w:r>
          <w:delText>for</w:delText>
        </w:r>
      </w:del>
      <w:ins w:id="105" w:author="Author" w:date="2026-04-26T21:20:00Z" w16du:dateUtc="2026-04-26T18:20:00Z">
        <w:r w:rsidR="00FA4410">
          <w:t>to</w:t>
        </w:r>
      </w:ins>
      <w:r w:rsidR="00FA4410">
        <w:t xml:space="preserve"> pKa prediction have attracted sustained research interest over the </w:t>
      </w:r>
      <w:commentRangeStart w:id="106"/>
      <w:r w:rsidR="00FA4410">
        <w:t xml:space="preserve">past </w:t>
      </w:r>
      <w:del w:id="107" w:author="Author" w:date="2026-04-26T21:20:00Z" w16du:dateUtc="2026-04-26T18:20:00Z">
        <w:r>
          <w:delText>two</w:delText>
        </w:r>
      </w:del>
      <w:ins w:id="108" w:author="Author" w:date="2026-04-26T21:20:00Z" w16du:dateUtc="2026-04-26T18:20:00Z">
        <w:r w:rsidR="00FA4410">
          <w:t>few</w:t>
        </w:r>
      </w:ins>
      <w:r w:rsidR="00FA4410">
        <w:t xml:space="preserve"> decades</w:t>
      </w:r>
      <w:commentRangeEnd w:id="106"/>
      <w:r w:rsidR="00FA4410">
        <w:rPr>
          <w:rStyle w:val="CommentReference"/>
          <w:sz w:val="24"/>
          <w:szCs w:val="22"/>
        </w:rPr>
        <w:commentReference w:id="106"/>
      </w:r>
      <w:r w:rsidR="00FA4410">
        <w:t xml:space="preserve">. Empirical methods based on </w:t>
      </w:r>
      <w:commentRangeStart w:id="109"/>
      <w:r w:rsidR="00FA4410">
        <w:t>linear free-</w:t>
      </w:r>
      <w:r w:rsidR="00FA4410">
        <w:lastRenderedPageBreak/>
        <w:t xml:space="preserve">energy relationships </w:t>
      </w:r>
      <w:commentRangeEnd w:id="109"/>
      <w:del w:id="110" w:author="Author" w:date="2026-04-26T21:20:00Z" w16du:dateUtc="2026-04-26T18:20:00Z">
        <w:r>
          <w:delText>(LFERs) were among</w:delText>
        </w:r>
      </w:del>
      <w:ins w:id="111" w:author="Author" w:date="2026-04-26T21:20:00Z" w16du:dateUtc="2026-04-26T18:20:00Z">
        <w:r w:rsidR="00FA4410">
          <w:rPr>
            <w:rStyle w:val="CommentReference"/>
            <w:sz w:val="24"/>
            <w:szCs w:val="22"/>
          </w:rPr>
          <w:commentReference w:id="109"/>
        </w:r>
        <w:r w:rsidR="00FA4410">
          <w:t xml:space="preserve">represent </w:t>
        </w:r>
        <w:proofErr w:type="gramStart"/>
        <w:r w:rsidR="00FA4410">
          <w:t>some of</w:t>
        </w:r>
      </w:ins>
      <w:proofErr w:type="gramEnd"/>
      <w:r w:rsidR="00FA4410">
        <w:t xml:space="preserve"> the earliest </w:t>
      </w:r>
      <w:ins w:id="112" w:author="Author" w:date="2026-04-26T21:20:00Z" w16du:dateUtc="2026-04-26T18:20:00Z">
        <w:r w:rsidR="00FA4410">
          <w:t xml:space="preserve">pKa-prediction </w:t>
        </w:r>
      </w:ins>
      <w:r w:rsidR="00FA4410">
        <w:t>strategies</w:t>
      </w:r>
      <w:del w:id="113" w:author="Author" w:date="2026-04-26T21:20:00Z" w16du:dateUtc="2026-04-26T18:20:00Z">
        <w:r>
          <w:delText>, but</w:delText>
        </w:r>
      </w:del>
      <w:ins w:id="114" w:author="Author" w:date="2026-04-26T21:20:00Z" w16du:dateUtc="2026-04-26T18:20:00Z">
        <w:r w:rsidR="00FA4410">
          <w:t>; however,</w:t>
        </w:r>
      </w:ins>
      <w:r w:rsidR="00FA4410">
        <w:t xml:space="preserve"> their applicability is often restricted to structurally similar compound series</w:t>
      </w:r>
      <w:del w:id="115" w:author="Author" w:date="2026-04-26T21:20:00Z" w16du:dateUtc="2026-04-26T18:20:00Z">
        <w:r>
          <w:delText>.</w:delText>
        </w:r>
      </w:del>
      <w:r w:rsidR="00FA4410">
        <w:rPr>
          <w:sz w:val="20"/>
          <w:szCs w:val="20"/>
          <w:vertAlign w:val="superscript"/>
        </w:rPr>
        <w:t xml:space="preserve"> 2</w:t>
      </w:r>
      <w:del w:id="116" w:author="Author" w:date="2026-04-26T21:20:00Z" w16du:dateUtc="2026-04-26T18:20:00Z">
        <w:r>
          <w:delText xml:space="preserve"> Quantum</w:delText>
        </w:r>
      </w:del>
      <w:ins w:id="117" w:author="Author" w:date="2026-04-26T21:20:00Z" w16du:dateUtc="2026-04-26T18:20:00Z">
        <w:r w:rsidR="00FA4410">
          <w:t>. Alternatively, quantum</w:t>
        </w:r>
      </w:ins>
      <w:r w:rsidR="00FA4410">
        <w:t>-mechanical</w:t>
      </w:r>
      <w:del w:id="118" w:author="Author" w:date="2026-04-26T21:20:00Z" w16du:dateUtc="2026-04-26T18:20:00Z">
        <w:r>
          <w:delText xml:space="preserve"> (QM)</w:delText>
        </w:r>
      </w:del>
      <w:r w:rsidR="00FA4410">
        <w:t xml:space="preserve"> approaches, including density functional theory (DFT) combined with continuum solvation models, offer higher accuracy</w:t>
      </w:r>
      <w:del w:id="119" w:author="Author" w:date="2026-04-26T21:20:00Z" w16du:dateUtc="2026-04-26T18:20:00Z">
        <w:r>
          <w:delText xml:space="preserve"> but</w:delText>
        </w:r>
      </w:del>
      <w:ins w:id="120" w:author="Author" w:date="2026-04-26T21:20:00Z" w16du:dateUtc="2026-04-26T18:20:00Z">
        <w:r w:rsidR="00FA4410">
          <w:t>; however, they</w:t>
        </w:r>
      </w:ins>
      <w:r w:rsidR="00FA4410" w:rsidRPr="00647320">
        <w:rPr>
          <w:rFonts w:ascii="Times New Roman" w:hAnsi="Times New Roman"/>
        </w:rPr>
        <w:t xml:space="preserve"> remain computationally prohibitive for large-scale virtual screening</w:t>
      </w:r>
      <w:del w:id="121" w:author="Author" w:date="2026-04-26T21:20:00Z" w16du:dateUtc="2026-04-26T18:20:00Z">
        <w:r>
          <w:delText>.</w:delText>
        </w:r>
      </w:del>
      <w:r w:rsidR="00FA4410">
        <w:rPr>
          <w:sz w:val="20"/>
          <w:szCs w:val="20"/>
          <w:vertAlign w:val="superscript"/>
        </w:rPr>
        <w:t xml:space="preserve"> 3,4</w:t>
      </w:r>
      <w:ins w:id="122" w:author="Author" w:date="2026-04-26T21:20:00Z" w16du:dateUtc="2026-04-26T18:20:00Z">
        <w:r w:rsidR="00FA4410" w:rsidRPr="00647320">
          <w:rPr>
            <w:sz w:val="20"/>
            <w:szCs w:val="20"/>
          </w:rPr>
          <w:t>.</w:t>
        </w:r>
      </w:ins>
    </w:p>
    <w:p w14:paraId="190FFEE6" w14:textId="14EA274E" w:rsidR="00FA4410" w:rsidRDefault="00647320" w:rsidP="00A92CA4">
      <w:pPr>
        <w:spacing w:after="200"/>
        <w:ind w:left="0"/>
      </w:pPr>
      <w:del w:id="123" w:author="Author" w:date="2026-04-26T21:20:00Z" w16du:dateUtc="2026-04-26T18:20:00Z">
        <w:r>
          <w:delText>Machine</w:delText>
        </w:r>
      </w:del>
      <w:commentRangeStart w:id="124"/>
      <w:ins w:id="125" w:author="Author" w:date="2026-04-26T21:20:00Z" w16du:dateUtc="2026-04-26T18:20:00Z">
        <w:r w:rsidR="00FA4410">
          <w:t xml:space="preserve">More recently, </w:t>
        </w:r>
        <w:commentRangeEnd w:id="124"/>
        <w:r w:rsidR="00FA4410">
          <w:rPr>
            <w:rStyle w:val="CommentReference"/>
            <w:sz w:val="24"/>
            <w:szCs w:val="22"/>
          </w:rPr>
          <w:commentReference w:id="124"/>
        </w:r>
        <w:r w:rsidR="00FA4410">
          <w:t>machine</w:t>
        </w:r>
      </w:ins>
      <w:r w:rsidR="00FA4410">
        <w:t xml:space="preserve"> learning (ML) methods have emerged as </w:t>
      </w:r>
      <w:del w:id="126" w:author="Author" w:date="2026-04-26T21:20:00Z" w16du:dateUtc="2026-04-26T18:20:00Z">
        <w:r>
          <w:delText xml:space="preserve">an </w:delText>
        </w:r>
      </w:del>
      <w:r w:rsidR="00FA4410">
        <w:t xml:space="preserve">attractive </w:t>
      </w:r>
      <w:del w:id="127" w:author="Author" w:date="2026-04-26T21:20:00Z" w16du:dateUtc="2026-04-26T18:20:00Z">
        <w:r>
          <w:delText>compromise</w:delText>
        </w:r>
      </w:del>
      <w:ins w:id="128" w:author="Author" w:date="2026-04-26T21:20:00Z" w16du:dateUtc="2026-04-26T18:20:00Z">
        <w:r w:rsidR="00FA4410">
          <w:t>compromise</w:t>
        </w:r>
        <w:r w:rsidR="00FA4410">
          <w:rPr>
            <w:rFonts w:ascii="Times New Roman" w:eastAsia="Times New Roman" w:hAnsi="Times New Roman" w:cs="Times New Roman"/>
            <w:szCs w:val="24"/>
          </w:rPr>
          <w:t>s</w:t>
        </w:r>
      </w:ins>
      <w:r w:rsidR="00FA4410" w:rsidRPr="00647320">
        <w:rPr>
          <w:rFonts w:ascii="Times New Roman" w:hAnsi="Times New Roman"/>
        </w:rPr>
        <w:t xml:space="preserve"> between accuracy and computational cost. </w:t>
      </w:r>
      <w:del w:id="129" w:author="Author" w:date="2026-04-26T21:20:00Z" w16du:dateUtc="2026-04-26T18:20:00Z">
        <w:r>
          <w:delText>Quantitative</w:delText>
        </w:r>
      </w:del>
      <w:ins w:id="130" w:author="Author" w:date="2026-04-26T21:20:00Z" w16du:dateUtc="2026-04-26T18:20:00Z">
        <w:r w:rsidR="00FA4410">
          <w:t>For instance, q</w:t>
        </w:r>
        <w:r w:rsidR="00FA4410">
          <w:rPr>
            <w:rFonts w:ascii="Times New Roman" w:eastAsia="Times New Roman" w:hAnsi="Times New Roman" w:cs="Times New Roman"/>
            <w:szCs w:val="24"/>
          </w:rPr>
          <w:t>uantitative</w:t>
        </w:r>
      </w:ins>
      <w:r w:rsidR="00FA4410" w:rsidRPr="00647320">
        <w:rPr>
          <w:rFonts w:ascii="Times New Roman" w:hAnsi="Times New Roman"/>
        </w:rPr>
        <w:t xml:space="preserve"> s</w:t>
      </w:r>
      <w:r w:rsidR="00FA4410">
        <w:t xml:space="preserve">tructure–activity relationship (QSAR) models trained on molecular descriptors or fingerprints can rapidly predict </w:t>
      </w:r>
      <w:r w:rsidR="00FA4410" w:rsidRPr="00647320">
        <w:rPr>
          <w:rFonts w:ascii="Times New Roman" w:hAnsi="Times New Roman"/>
        </w:rPr>
        <w:t>pKa</w:t>
      </w:r>
      <w:r w:rsidR="00FA4410">
        <w:t xml:space="preserve"> </w:t>
      </w:r>
      <w:del w:id="131" w:author="Author" w:date="2026-04-26T21:20:00Z" w16du:dateUtc="2026-04-26T18:20:00Z">
        <w:r>
          <w:delText>for</w:delText>
        </w:r>
      </w:del>
      <w:ins w:id="132" w:author="Author" w:date="2026-04-26T21:20:00Z" w16du:dateUtc="2026-04-26T18:20:00Z">
        <w:r w:rsidR="00FA4410">
          <w:t>values</w:t>
        </w:r>
        <w:r w:rsidR="00FA4410">
          <w:rPr>
            <w:rFonts w:ascii="Times New Roman" w:eastAsia="Times New Roman" w:hAnsi="Times New Roman" w:cs="Times New Roman"/>
            <w:szCs w:val="24"/>
          </w:rPr>
          <w:t xml:space="preserve"> </w:t>
        </w:r>
        <w:r w:rsidR="00FA4410">
          <w:t>of</w:t>
        </w:r>
      </w:ins>
      <w:r w:rsidR="00FA4410">
        <w:t xml:space="preserve"> thousands of compounds </w:t>
      </w:r>
      <w:del w:id="133" w:author="Author" w:date="2026-04-26T21:20:00Z" w16du:dateUtc="2026-04-26T18:20:00Z">
        <w:r>
          <w:delText xml:space="preserve">once </w:delText>
        </w:r>
      </w:del>
      <w:ins w:id="134" w:author="Author" w:date="2026-04-26T21:20:00Z" w16du:dateUtc="2026-04-26T18:20:00Z">
        <w:r w:rsidR="00FA4410">
          <w:t xml:space="preserve">following the establishment of </w:t>
        </w:r>
      </w:ins>
      <w:r w:rsidR="00FA4410">
        <w:t xml:space="preserve">a robust training set </w:t>
      </w:r>
      <w:del w:id="135" w:author="Author" w:date="2026-04-26T21:20:00Z" w16du:dateUtc="2026-04-26T18:20:00Z">
        <w:r>
          <w:delText>is available.</w:delText>
        </w:r>
        <w:r>
          <w:rPr>
            <w:sz w:val="20"/>
            <w:szCs w:val="20"/>
            <w:vertAlign w:val="superscript"/>
          </w:rPr>
          <w:delText xml:space="preserve"> </w:delText>
        </w:r>
      </w:del>
      <w:r w:rsidR="00FA4410">
        <w:rPr>
          <w:sz w:val="20"/>
          <w:szCs w:val="20"/>
          <w:vertAlign w:val="superscript"/>
        </w:rPr>
        <w:t>1,5</w:t>
      </w:r>
      <w:ins w:id="136" w:author="Author" w:date="2026-04-26T21:20:00Z" w16du:dateUtc="2026-04-26T18:20:00Z">
        <w:r w:rsidR="00FA4410" w:rsidRPr="00647320">
          <w:rPr>
            <w:sz w:val="20"/>
            <w:szCs w:val="20"/>
          </w:rPr>
          <w:t>.</w:t>
        </w:r>
      </w:ins>
      <w:r w:rsidR="00FA4410">
        <w:t xml:space="preserve"> Among </w:t>
      </w:r>
      <w:ins w:id="137" w:author="Author" w:date="2026-04-26T21:20:00Z" w16du:dateUtc="2026-04-26T18:20:00Z">
        <w:r w:rsidR="00FA4410">
          <w:t>available</w:t>
        </w:r>
        <w:r w:rsidR="00FA4410">
          <w:rPr>
            <w:rFonts w:ascii="Times New Roman" w:eastAsia="Times New Roman" w:hAnsi="Times New Roman" w:cs="Times New Roman"/>
            <w:szCs w:val="24"/>
          </w:rPr>
          <w:t xml:space="preserve"> </w:t>
        </w:r>
      </w:ins>
      <w:r w:rsidR="00FA4410" w:rsidRPr="00647320">
        <w:rPr>
          <w:rFonts w:ascii="Times New Roman" w:hAnsi="Times New Roman"/>
        </w:rPr>
        <w:t>ML algorithms, gradient boosting methods</w:t>
      </w:r>
      <w:del w:id="138" w:author="Author" w:date="2026-04-26T21:20:00Z" w16du:dateUtc="2026-04-26T18:20:00Z">
        <w:r>
          <w:delText>—</w:delText>
        </w:r>
      </w:del>
      <w:ins w:id="139" w:author="Author" w:date="2026-04-26T21:20:00Z" w16du:dateUtc="2026-04-26T18:20:00Z">
        <w:r w:rsidR="00FA4410">
          <w:t xml:space="preserve">, </w:t>
        </w:r>
      </w:ins>
      <w:r w:rsidR="00FA4410">
        <w:t>particularly</w:t>
      </w:r>
      <w:ins w:id="140" w:author="Author" w:date="2026-04-27T00:43:00Z" w16du:dateUtc="2026-04-26T21:43:00Z">
        <w:r w:rsidR="008D4273">
          <w:t xml:space="preserve"> eXtreme Gradient Boosting</w:t>
        </w:r>
      </w:ins>
      <w:r w:rsidR="00FA4410">
        <w:t xml:space="preserve"> </w:t>
      </w:r>
      <w:ins w:id="141" w:author="Author" w:date="2026-04-27T00:43:00Z" w16du:dateUtc="2026-04-26T21:43:00Z">
        <w:r w:rsidR="00B75886">
          <w:t>(</w:t>
        </w:r>
      </w:ins>
      <w:r w:rsidR="00FA4410">
        <w:t>XGBoost</w:t>
      </w:r>
      <w:ins w:id="142" w:author="Author" w:date="2026-04-27T00:43:00Z" w16du:dateUtc="2026-04-26T21:43:00Z">
        <w:r w:rsidR="00B75886">
          <w:t>)</w:t>
        </w:r>
      </w:ins>
      <w:del w:id="143" w:author="Author" w:date="2026-04-26T21:20:00Z" w16du:dateUtc="2026-04-26T18:20:00Z">
        <w:r>
          <w:delText>—</w:delText>
        </w:r>
      </w:del>
      <w:ins w:id="144" w:author="Author" w:date="2026-04-26T21:20:00Z" w16du:dateUtc="2026-04-26T18:20:00Z">
        <w:r w:rsidR="00FA4410">
          <w:t xml:space="preserve">, </w:t>
        </w:r>
      </w:ins>
      <w:r w:rsidR="00FA4410">
        <w:t>have demonstrated competitive performance across diverse molecular property prediction tasks</w:t>
      </w:r>
      <w:del w:id="145" w:author="Author" w:date="2026-04-26T21:20:00Z" w16du:dateUtc="2026-04-26T18:20:00Z">
        <w:r>
          <w:delText>.</w:delText>
        </w:r>
      </w:del>
      <w:r w:rsidR="00FA4410">
        <w:rPr>
          <w:sz w:val="20"/>
          <w:szCs w:val="20"/>
          <w:vertAlign w:val="superscript"/>
        </w:rPr>
        <w:t xml:space="preserve"> 6,7</w:t>
      </w:r>
      <w:ins w:id="146" w:author="Author" w:date="2026-04-26T21:20:00Z" w16du:dateUtc="2026-04-26T18:20:00Z">
        <w:r w:rsidR="00FA4410">
          <w:t>.</w:t>
        </w:r>
      </w:ins>
      <w:r w:rsidR="00FA4410">
        <w:t xml:space="preserve"> XGBoost employs regularized gradient boosting of decision trees, incorporating </w:t>
      </w:r>
      <w:del w:id="147" w:author="Author" w:date="2026-04-26T21:20:00Z" w16du:dateUtc="2026-04-26T18:20:00Z">
        <w:r>
          <w:delText xml:space="preserve">both </w:delText>
        </w:r>
      </w:del>
      <w:r w:rsidR="00FA4410">
        <w:t>L1 and L2 regularization terms</w:t>
      </w:r>
      <w:del w:id="148" w:author="Author" w:date="2026-04-26T21:20:00Z" w16du:dateUtc="2026-04-26T18:20:00Z">
        <w:r>
          <w:delText xml:space="preserve"> that</w:delText>
        </w:r>
      </w:del>
      <w:ins w:id="149" w:author="Author" w:date="2026-04-26T21:20:00Z" w16du:dateUtc="2026-04-26T18:20:00Z">
        <w:r w:rsidR="00FA4410">
          <w:t>, which</w:t>
        </w:r>
      </w:ins>
      <w:r w:rsidR="00FA4410">
        <w:t xml:space="preserve"> mitigate overfitting while maintaining predictive power, </w:t>
      </w:r>
      <w:ins w:id="150" w:author="Author" w:date="2026-04-26T21:20:00Z" w16du:dateUtc="2026-04-26T18:20:00Z">
        <w:r w:rsidR="004C6C22">
          <w:t xml:space="preserve">thereby </w:t>
        </w:r>
      </w:ins>
      <w:r w:rsidR="00CC12AA">
        <w:t xml:space="preserve">making </w:t>
      </w:r>
      <w:del w:id="151" w:author="Author" w:date="2026-04-26T21:20:00Z" w16du:dateUtc="2026-04-26T18:20:00Z">
        <w:r>
          <w:delText>it especially</w:delText>
        </w:r>
      </w:del>
      <w:ins w:id="152" w:author="Author" w:date="2026-04-26T21:20:00Z" w16du:dateUtc="2026-04-26T18:20:00Z">
        <w:r w:rsidR="00CC12AA">
          <w:t>the method</w:t>
        </w:r>
        <w:r w:rsidR="00FA4410">
          <w:t xml:space="preserve"> particularly</w:t>
        </w:r>
      </w:ins>
      <w:r w:rsidR="00FA4410">
        <w:t xml:space="preserve"> well-suited for high-dimensional descriptor spaces common in cheminformatics</w:t>
      </w:r>
      <w:del w:id="153" w:author="Author" w:date="2026-04-26T21:20:00Z" w16du:dateUtc="2026-04-26T18:20:00Z">
        <w:r>
          <w:delText>.</w:delText>
        </w:r>
      </w:del>
      <w:r w:rsidR="00FA4410">
        <w:rPr>
          <w:sz w:val="20"/>
          <w:szCs w:val="20"/>
          <w:vertAlign w:val="superscript"/>
        </w:rPr>
        <w:t xml:space="preserve"> 6</w:t>
      </w:r>
      <w:ins w:id="154" w:author="Author" w:date="2026-04-26T21:20:00Z" w16du:dateUtc="2026-04-26T18:20:00Z">
        <w:r w:rsidR="00FA4410" w:rsidRPr="00647320">
          <w:rPr>
            <w:sz w:val="20"/>
            <w:szCs w:val="20"/>
          </w:rPr>
          <w:t>.</w:t>
        </w:r>
      </w:ins>
    </w:p>
    <w:p w14:paraId="15B27E5F" w14:textId="45B2096E" w:rsidR="00FA4410" w:rsidRDefault="00647320" w:rsidP="00A92CA4">
      <w:pPr>
        <w:spacing w:after="200"/>
        <w:ind w:left="0"/>
      </w:pPr>
      <w:del w:id="155" w:author="Author" w:date="2026-04-26T21:20:00Z" w16du:dateUtc="2026-04-26T18:20:00Z">
        <w:r>
          <w:delText>The</w:delText>
        </w:r>
      </w:del>
      <w:commentRangeStart w:id="156"/>
      <w:ins w:id="157" w:author="Author" w:date="2026-04-26T21:20:00Z" w16du:dateUtc="2026-04-26T18:20:00Z">
        <w:r w:rsidR="00FA4410">
          <w:t xml:space="preserve">Previous studies have reported that </w:t>
        </w:r>
        <w:commentRangeEnd w:id="156"/>
        <w:r w:rsidR="00FA4410">
          <w:rPr>
            <w:rStyle w:val="CommentReference"/>
            <w:sz w:val="24"/>
            <w:szCs w:val="22"/>
          </w:rPr>
          <w:commentReference w:id="156"/>
        </w:r>
        <w:r w:rsidR="00FA4410">
          <w:t>the</w:t>
        </w:r>
      </w:ins>
      <w:r w:rsidR="00FA4410">
        <w:t xml:space="preserve"> choice of molecular representation profoundly affects</w:t>
      </w:r>
      <w:r w:rsidR="00FA4410" w:rsidRPr="00647320">
        <w:rPr>
          <w:rFonts w:ascii="Times New Roman" w:hAnsi="Times New Roman"/>
        </w:rPr>
        <w:t xml:space="preserve"> QSAR model performance. </w:t>
      </w:r>
      <w:del w:id="158" w:author="Author" w:date="2026-04-26T21:20:00Z" w16du:dateUtc="2026-04-26T18:20:00Z">
        <w:r>
          <w:delText>Binary</w:delText>
        </w:r>
      </w:del>
      <w:ins w:id="159" w:author="Author" w:date="2026-04-26T21:20:00Z" w16du:dateUtc="2026-04-26T18:20:00Z">
        <w:r w:rsidR="00FA4410">
          <w:t>For instance, b</w:t>
        </w:r>
        <w:r w:rsidR="00FA4410">
          <w:rPr>
            <w:rFonts w:ascii="Times New Roman" w:eastAsia="Times New Roman" w:hAnsi="Times New Roman" w:cs="Times New Roman"/>
            <w:szCs w:val="24"/>
          </w:rPr>
          <w:t>inary</w:t>
        </w:r>
      </w:ins>
      <w:r w:rsidR="00FA4410" w:rsidRPr="00647320">
        <w:rPr>
          <w:rFonts w:ascii="Times New Roman" w:hAnsi="Times New Roman"/>
        </w:rPr>
        <w:t xml:space="preserve"> fingerprints</w:t>
      </w:r>
      <w:del w:id="160" w:author="Author" w:date="2026-04-26T21:20:00Z" w16du:dateUtc="2026-04-26T18:20:00Z">
        <w:r>
          <w:delText>—</w:delText>
        </w:r>
      </w:del>
      <w:ins w:id="161" w:author="Author" w:date="2026-04-26T21:20:00Z" w16du:dateUtc="2026-04-26T18:20:00Z">
        <w:r w:rsidR="00FA4410">
          <w:t xml:space="preserve">, </w:t>
        </w:r>
      </w:ins>
      <w:r w:rsidR="00FA4410">
        <w:t>such as Morgan (extended-connectivity) fingerprints</w:t>
      </w:r>
      <w:r w:rsidR="00FA4410">
        <w:rPr>
          <w:sz w:val="20"/>
          <w:szCs w:val="20"/>
          <w:vertAlign w:val="superscript"/>
        </w:rPr>
        <w:t xml:space="preserve"> 8</w:t>
      </w:r>
      <w:r w:rsidR="00FA4410">
        <w:t xml:space="preserve"> and </w:t>
      </w:r>
      <w:ins w:id="162" w:author="Author" w:date="2026-04-27T00:14:00Z" w16du:dateUtc="2026-04-26T21:14:00Z">
        <w:r w:rsidR="00F55A7F">
          <w:t>Molecular ACCess System (</w:t>
        </w:r>
      </w:ins>
      <w:r w:rsidR="00FA4410">
        <w:t>MACCS</w:t>
      </w:r>
      <w:del w:id="163" w:author="Author" w:date="2026-04-27T00:14:00Z" w16du:dateUtc="2026-04-26T21:14:00Z">
        <w:r w:rsidR="00FA4410" w:rsidDel="00F55A7F">
          <w:delText xml:space="preserve"> </w:delText>
        </w:r>
      </w:del>
      <w:ins w:id="164" w:author="Author" w:date="2026-04-26T21:20:00Z" w16du:dateUtc="2026-04-26T18:20:00Z">
        <w:r w:rsidR="00FA4410">
          <w:t xml:space="preserve">) </w:t>
        </w:r>
      </w:ins>
      <w:r w:rsidR="00FA4410">
        <w:t>structural keys</w:t>
      </w:r>
      <w:r w:rsidR="00FA4410">
        <w:rPr>
          <w:sz w:val="20"/>
          <w:szCs w:val="20"/>
          <w:vertAlign w:val="superscript"/>
        </w:rPr>
        <w:t xml:space="preserve"> 9</w:t>
      </w:r>
      <w:del w:id="165" w:author="Author" w:date="2026-04-26T21:20:00Z" w16du:dateUtc="2026-04-26T18:20:00Z">
        <w:r>
          <w:delText>—</w:delText>
        </w:r>
      </w:del>
      <w:ins w:id="166" w:author="Author" w:date="2026-04-26T21:20:00Z" w16du:dateUtc="2026-04-26T18:20:00Z">
        <w:r w:rsidR="00FA4410">
          <w:t xml:space="preserve">, </w:t>
        </w:r>
      </w:ins>
      <w:r w:rsidR="00FA4410">
        <w:t xml:space="preserve">encode substructural information as fixed-length bit vectors and have been widely </w:t>
      </w:r>
      <w:del w:id="167" w:author="Author" w:date="2026-04-26T21:20:00Z" w16du:dateUtc="2026-04-26T18:20:00Z">
        <w:r>
          <w:delText>used</w:delText>
        </w:r>
      </w:del>
      <w:ins w:id="168" w:author="Author" w:date="2026-04-26T21:20:00Z" w16du:dateUtc="2026-04-26T18:20:00Z">
        <w:r w:rsidR="00FA4410">
          <w:t>employed</w:t>
        </w:r>
      </w:ins>
      <w:r w:rsidR="00FA4410">
        <w:t xml:space="preserve"> in similarity searching and property prediction. </w:t>
      </w:r>
      <w:del w:id="169" w:author="Author" w:date="2026-04-26T21:20:00Z" w16du:dateUtc="2026-04-26T18:20:00Z">
        <w:r>
          <w:delText>Continuous</w:delText>
        </w:r>
      </w:del>
      <w:ins w:id="170" w:author="Author" w:date="2026-04-26T21:20:00Z" w16du:dateUtc="2026-04-26T18:20:00Z">
        <w:r w:rsidR="00FA4410">
          <w:t>Additionally, continuous</w:t>
        </w:r>
      </w:ins>
      <w:r w:rsidR="00FA4410">
        <w:t xml:space="preserve"> physicochemical descriptors computed from molecular graphs (e.g., molecular weight, polar surface area, </w:t>
      </w:r>
      <w:ins w:id="171" w:author="Author" w:date="2026-04-26T21:20:00Z" w16du:dateUtc="2026-04-26T18:20:00Z">
        <w:r w:rsidR="00FA4410">
          <w:rPr>
            <w:rFonts w:ascii="Times New Roman" w:eastAsia="Times New Roman" w:hAnsi="Times New Roman" w:cs="Times New Roman"/>
            <w:szCs w:val="24"/>
          </w:rPr>
          <w:t xml:space="preserve">and </w:t>
        </w:r>
      </w:ins>
      <w:r w:rsidR="00FA4410" w:rsidRPr="00647320">
        <w:rPr>
          <w:rFonts w:ascii="Times New Roman" w:hAnsi="Times New Roman"/>
        </w:rPr>
        <w:t>partition coefficients) capture complementary global properties. More recently, comprehensive descriptor calculators such as Mordred</w:t>
      </w:r>
      <w:r w:rsidR="00FA4410">
        <w:rPr>
          <w:sz w:val="20"/>
          <w:szCs w:val="20"/>
          <w:vertAlign w:val="superscript"/>
        </w:rPr>
        <w:t xml:space="preserve"> 10</w:t>
      </w:r>
      <w:r w:rsidR="00FA4410">
        <w:t xml:space="preserve"> and </w:t>
      </w:r>
      <w:commentRangeStart w:id="172"/>
      <w:r w:rsidR="00FA4410">
        <w:t xml:space="preserve">PaDEL </w:t>
      </w:r>
      <w:commentRangeEnd w:id="172"/>
      <w:r w:rsidR="00FA4410">
        <w:rPr>
          <w:rStyle w:val="CommentReference"/>
          <w:sz w:val="24"/>
          <w:szCs w:val="22"/>
        </w:rPr>
        <w:commentReference w:id="172"/>
      </w:r>
      <w:r w:rsidR="00FA4410">
        <w:t xml:space="preserve">have enabled the generation of thousands of descriptors per molecule, raising questions </w:t>
      </w:r>
      <w:del w:id="173" w:author="Author" w:date="2026-04-26T21:20:00Z" w16du:dateUtc="2026-04-26T18:20:00Z">
        <w:r>
          <w:delText>about</w:delText>
        </w:r>
      </w:del>
      <w:ins w:id="174" w:author="Author" w:date="2026-04-26T21:20:00Z" w16du:dateUtc="2026-04-26T18:20:00Z">
        <w:r w:rsidR="00FA4410">
          <w:t>regarding</w:t>
        </w:r>
      </w:ins>
      <w:r w:rsidR="00FA4410">
        <w:t xml:space="preserve"> optimal feature</w:t>
      </w:r>
      <w:del w:id="175" w:author="Author" w:date="2026-04-26T21:20:00Z" w16du:dateUtc="2026-04-26T18:20:00Z">
        <w:r>
          <w:delText xml:space="preserve"> </w:delText>
        </w:r>
      </w:del>
      <w:ins w:id="176" w:author="Author" w:date="2026-04-26T21:20:00Z" w16du:dateUtc="2026-04-26T18:20:00Z">
        <w:r w:rsidR="00325577">
          <w:t>-</w:t>
        </w:r>
      </w:ins>
      <w:r w:rsidR="00FA4410">
        <w:t xml:space="preserve">selection strategies. </w:t>
      </w:r>
      <w:del w:id="177" w:author="Author" w:date="2026-04-26T21:20:00Z" w16du:dateUtc="2026-04-26T18:20:00Z">
        <w:r>
          <w:delText>Despite this wealth</w:delText>
        </w:r>
      </w:del>
      <w:ins w:id="178" w:author="Author" w:date="2026-04-26T21:20:00Z" w16du:dateUtc="2026-04-26T18:20:00Z">
        <w:r w:rsidR="00FA4410">
          <w:t>Nevertheless, despite the wide range</w:t>
        </w:r>
      </w:ins>
      <w:r w:rsidR="00FA4410">
        <w:t xml:space="preserve"> of </w:t>
      </w:r>
      <w:r w:rsidR="00FA4410">
        <w:lastRenderedPageBreak/>
        <w:t>descriptor options, systematic comparisons of representation types for pKa prediction using modern gradient</w:t>
      </w:r>
      <w:del w:id="179" w:author="Author" w:date="2026-04-26T21:20:00Z" w16du:dateUtc="2026-04-26T18:20:00Z">
        <w:r>
          <w:delText xml:space="preserve"> </w:delText>
        </w:r>
      </w:del>
      <w:commentRangeStart w:id="180"/>
      <w:ins w:id="181" w:author="Author" w:date="2026-04-26T21:20:00Z" w16du:dateUtc="2026-04-26T18:20:00Z">
        <w:r w:rsidR="00FA4410">
          <w:t>-</w:t>
        </w:r>
        <w:commentRangeEnd w:id="180"/>
        <w:r w:rsidR="00FA4410">
          <w:rPr>
            <w:rStyle w:val="CommentReference"/>
            <w:sz w:val="24"/>
            <w:szCs w:val="22"/>
          </w:rPr>
          <w:commentReference w:id="180"/>
        </w:r>
      </w:ins>
      <w:r w:rsidR="00FA4410">
        <w:t>boosting frameworks remain limited.</w:t>
      </w:r>
    </w:p>
    <w:p w14:paraId="7BA6BA8E" w14:textId="14E47949" w:rsidR="00FA4410" w:rsidRDefault="00FA4410" w:rsidP="00A92CA4">
      <w:pPr>
        <w:spacing w:after="200"/>
        <w:ind w:left="0"/>
      </w:pPr>
      <w:commentRangeStart w:id="182"/>
      <w:ins w:id="183" w:author="Author" w:date="2026-04-26T21:20:00Z" w16du:dateUtc="2026-04-26T18:20:00Z">
        <w:r>
          <w:t xml:space="preserve">As one example, </w:t>
        </w:r>
        <w:commentRangeEnd w:id="182"/>
        <w:r>
          <w:rPr>
            <w:rStyle w:val="CommentReference"/>
            <w:sz w:val="24"/>
            <w:szCs w:val="22"/>
          </w:rPr>
          <w:commentReference w:id="182"/>
        </w:r>
      </w:ins>
      <w:r>
        <w:t>Mansouri et al.</w:t>
      </w:r>
      <w:r>
        <w:rPr>
          <w:sz w:val="20"/>
          <w:szCs w:val="20"/>
          <w:vertAlign w:val="superscript"/>
        </w:rPr>
        <w:t xml:space="preserve"> 1</w:t>
      </w:r>
      <w:r>
        <w:t xml:space="preserve"> established an important benchmark by developing open-source pKa prediction models using support vector machines, XGBoost, and deep neural networks on a curated dataset of 7,912 compounds from DataWarrior</w:t>
      </w:r>
      <w:del w:id="184" w:author="Author" w:date="2026-04-26T21:20:00Z" w16du:dateUtc="2026-04-26T18:20:00Z">
        <w:r w:rsidR="00647320">
          <w:delText>.</w:delText>
        </w:r>
      </w:del>
      <w:r>
        <w:rPr>
          <w:sz w:val="20"/>
          <w:szCs w:val="20"/>
          <w:vertAlign w:val="superscript"/>
        </w:rPr>
        <w:t xml:space="preserve"> 11</w:t>
      </w:r>
      <w:del w:id="185" w:author="Author" w:date="2026-04-26T21:20:00Z" w16du:dateUtc="2026-04-26T18:20:00Z">
        <w:r w:rsidR="00647320">
          <w:delText xml:space="preserve"> Their</w:delText>
        </w:r>
      </w:del>
      <w:ins w:id="186" w:author="Author" w:date="2026-04-26T21:20:00Z" w16du:dateUtc="2026-04-26T18:20:00Z">
        <w:r>
          <w:t>. These</w:t>
        </w:r>
      </w:ins>
      <w:r>
        <w:t xml:space="preserve"> models achieved </w:t>
      </w:r>
      <w:ins w:id="187" w:author="Author" w:date="2026-04-26T21:20:00Z" w16du:dateUtc="2026-04-26T18:20:00Z">
        <w:r>
          <w:t>root mean squared error (</w:t>
        </w:r>
      </w:ins>
      <w:r w:rsidRPr="00647320">
        <w:rPr>
          <w:rFonts w:ascii="Times New Roman" w:hAnsi="Times New Roman"/>
        </w:rPr>
        <w:t>RMSE</w:t>
      </w:r>
      <w:ins w:id="188" w:author="Author" w:date="2026-04-26T21:20:00Z" w16du:dateUtc="2026-04-26T18:20:00Z">
        <w:r>
          <w:t>)</w:t>
        </w:r>
      </w:ins>
      <w:r w:rsidRPr="00647320">
        <w:rPr>
          <w:rFonts w:ascii="Times New Roman" w:hAnsi="Times New Roman"/>
        </w:rPr>
        <w:t xml:space="preserve"> values </w:t>
      </w:r>
      <w:del w:id="189" w:author="Author" w:date="2026-04-26T21:20:00Z" w16du:dateUtc="2026-04-26T18:20:00Z">
        <w:r w:rsidR="00647320">
          <w:delText>around</w:delText>
        </w:r>
      </w:del>
      <w:ins w:id="190" w:author="Author" w:date="2026-04-26T21:20:00Z" w16du:dateUtc="2026-04-26T18:20:00Z">
        <w:r>
          <w:rPr>
            <w:rFonts w:ascii="Times New Roman" w:eastAsia="Times New Roman" w:hAnsi="Times New Roman" w:cs="Times New Roman"/>
            <w:szCs w:val="24"/>
          </w:rPr>
          <w:t xml:space="preserve">of </w:t>
        </w:r>
        <w:r w:rsidR="00575E72">
          <w:t>appro</w:t>
        </w:r>
        <w:r w:rsidR="00812616">
          <w:t>ximately</w:t>
        </w:r>
      </w:ins>
      <w:r w:rsidR="00812616">
        <w:t xml:space="preserve"> </w:t>
      </w:r>
      <w:r w:rsidRPr="00647320">
        <w:rPr>
          <w:rFonts w:ascii="Times New Roman" w:hAnsi="Times New Roman"/>
        </w:rPr>
        <w:t>1.5 pKa un</w:t>
      </w:r>
      <w:r>
        <w:t>its on external test sets, comparable to</w:t>
      </w:r>
      <w:r w:rsidR="001B523B">
        <w:t xml:space="preserve"> </w:t>
      </w:r>
      <w:ins w:id="191" w:author="Author" w:date="2026-04-26T21:20:00Z" w16du:dateUtc="2026-04-26T18:20:00Z">
        <w:r w:rsidR="001B523B">
          <w:t>those of</w:t>
        </w:r>
        <w:r>
          <w:t xml:space="preserve"> </w:t>
        </w:r>
      </w:ins>
      <w:r>
        <w:t xml:space="preserve">commercial software packages. </w:t>
      </w:r>
      <w:ins w:id="192" w:author="Author" w:date="2026-04-26T21:20:00Z" w16du:dateUtc="2026-04-26T18:20:00Z">
        <w:r>
          <w:t xml:space="preserve">Additionally, </w:t>
        </w:r>
      </w:ins>
      <w:r>
        <w:t>Yang et al.</w:t>
      </w:r>
      <w:r>
        <w:rPr>
          <w:sz w:val="20"/>
          <w:szCs w:val="20"/>
          <w:vertAlign w:val="superscript"/>
        </w:rPr>
        <w:t xml:space="preserve"> 12</w:t>
      </w:r>
      <w:r>
        <w:t xml:space="preserve"> applied XGBoost with </w:t>
      </w:r>
      <w:commentRangeStart w:id="193"/>
      <w:r>
        <w:t>structural and physical</w:t>
      </w:r>
      <w:del w:id="194" w:author="Author" w:date="2026-04-26T21:20:00Z" w16du:dateUtc="2026-04-26T18:20:00Z">
        <w:r w:rsidR="00647320">
          <w:delText>–</w:delText>
        </w:r>
      </w:del>
      <w:ins w:id="195" w:author="Author" w:date="2026-04-26T21:20:00Z" w16du:dateUtc="2026-04-26T18:20:00Z">
        <w:r>
          <w:t>-</w:t>
        </w:r>
      </w:ins>
      <w:r>
        <w:t>organic</w:t>
      </w:r>
      <w:del w:id="196" w:author="Author" w:date="2026-04-26T21:20:00Z" w16du:dateUtc="2026-04-26T18:20:00Z">
        <w:r w:rsidR="00647320">
          <w:delText>-</w:delText>
        </w:r>
      </w:del>
      <w:ins w:id="197" w:author="Author" w:date="2026-04-26T21:20:00Z" w16du:dateUtc="2026-04-26T18:20:00Z">
        <w:r>
          <w:t xml:space="preserve"> </w:t>
        </w:r>
      </w:ins>
      <w:r>
        <w:t xml:space="preserve">parameter-based </w:t>
      </w:r>
      <w:ins w:id="198" w:author="Author" w:date="2026-04-26T21:20:00Z" w16du:dateUtc="2026-04-26T18:20:00Z">
        <w:r>
          <w:t xml:space="preserve">(SPOC) </w:t>
        </w:r>
      </w:ins>
      <w:r>
        <w:t xml:space="preserve">descriptors </w:t>
      </w:r>
      <w:commentRangeEnd w:id="193"/>
      <w:del w:id="199" w:author="Author" w:date="2026-04-26T21:20:00Z" w16du:dateUtc="2026-04-26T18:20:00Z">
        <w:r w:rsidR="00647320">
          <w:delText>(SPOC) to predict</w:delText>
        </w:r>
      </w:del>
      <w:ins w:id="200" w:author="Author" w:date="2026-04-26T21:20:00Z" w16du:dateUtc="2026-04-26T18:20:00Z">
        <w:r>
          <w:rPr>
            <w:rStyle w:val="CommentReference"/>
            <w:sz w:val="24"/>
            <w:szCs w:val="22"/>
          </w:rPr>
          <w:commentReference w:id="193"/>
        </w:r>
        <w:r>
          <w:t>for</w:t>
        </w:r>
      </w:ins>
      <w:r>
        <w:t xml:space="preserve"> pKa</w:t>
      </w:r>
      <w:ins w:id="201" w:author="Author" w:date="2026-04-26T21:20:00Z" w16du:dateUtc="2026-04-26T18:20:00Z">
        <w:r>
          <w:t xml:space="preserve"> prediction</w:t>
        </w:r>
      </w:ins>
      <w:r>
        <w:t xml:space="preserve"> across 39 solvents, achieving a mean absolute error (MAE) of 0.87 pKa units. </w:t>
      </w:r>
      <w:del w:id="202" w:author="Author" w:date="2026-04-26T21:20:00Z" w16du:dateUtc="2026-04-26T18:20:00Z">
        <w:r w:rsidR="00647320">
          <w:delText>Graph</w:delText>
        </w:r>
      </w:del>
      <w:ins w:id="203" w:author="Author" w:date="2026-04-26T21:20:00Z" w16du:dateUtc="2026-04-26T18:20:00Z">
        <w:r>
          <w:t>Furthermore, graph</w:t>
        </w:r>
      </w:ins>
      <w:r>
        <w:t>-based neural network approaches</w:t>
      </w:r>
      <w:ins w:id="204" w:author="Author" w:date="2026-04-26T21:20:00Z" w16du:dateUtc="2026-04-26T18:20:00Z">
        <w:r>
          <w:rPr>
            <w:rFonts w:ascii="Times New Roman" w:eastAsia="Times New Roman" w:hAnsi="Times New Roman" w:cs="Times New Roman"/>
            <w:szCs w:val="24"/>
          </w:rPr>
          <w:t>,</w:t>
        </w:r>
      </w:ins>
      <w:r w:rsidRPr="00647320">
        <w:rPr>
          <w:rFonts w:ascii="Times New Roman" w:hAnsi="Times New Roman"/>
        </w:rPr>
        <w:t xml:space="preserve"> such as MolGpKa</w:t>
      </w:r>
      <w:r>
        <w:rPr>
          <w:sz w:val="20"/>
          <w:szCs w:val="20"/>
          <w:vertAlign w:val="superscript"/>
        </w:rPr>
        <w:t xml:space="preserve"> 13</w:t>
      </w:r>
      <w:r>
        <w:t xml:space="preserve"> have also shown promise for pKa prediction. However, the relative contributions of different descriptor types</w:t>
      </w:r>
      <w:del w:id="205" w:author="Author" w:date="2026-04-26T21:20:00Z" w16du:dateUtc="2026-04-26T18:20:00Z">
        <w:r w:rsidR="00647320">
          <w:delText>—</w:delText>
        </w:r>
      </w:del>
      <w:ins w:id="206" w:author="Author" w:date="2026-04-26T21:20:00Z" w16du:dateUtc="2026-04-26T18:20:00Z">
        <w:r>
          <w:t xml:space="preserve"> (</w:t>
        </w:r>
      </w:ins>
      <w:r>
        <w:t>fingerprints versus continuous descriptors</w:t>
      </w:r>
      <w:r w:rsidR="003D4695">
        <w:t>,</w:t>
      </w:r>
      <w:r>
        <w:t xml:space="preserve"> </w:t>
      </w:r>
      <w:del w:id="207" w:author="Author" w:date="2026-04-26T21:20:00Z" w16du:dateUtc="2026-04-26T18:20:00Z">
        <w:r w:rsidR="00647320">
          <w:delText>and</w:delText>
        </w:r>
      </w:del>
      <w:ins w:id="208" w:author="Author" w:date="2026-04-26T21:20:00Z" w16du:dateUtc="2026-04-26T18:20:00Z">
        <w:r w:rsidR="003D4695">
          <w:t>as well as</w:t>
        </w:r>
      </w:ins>
      <w:r>
        <w:t xml:space="preserve"> their combinations</w:t>
      </w:r>
      <w:del w:id="209" w:author="Author" w:date="2026-04-26T21:20:00Z" w16du:dateUtc="2026-04-26T18:20:00Z">
        <w:r w:rsidR="00647320">
          <w:delText>—</w:delText>
        </w:r>
      </w:del>
      <w:ins w:id="210" w:author="Author" w:date="2026-04-26T21:20:00Z" w16du:dateUtc="2026-04-26T18:20:00Z">
        <w:r>
          <w:t xml:space="preserve">) </w:t>
        </w:r>
      </w:ins>
      <w:r>
        <w:t>to</w:t>
      </w:r>
      <w:ins w:id="211" w:author="Author" w:date="2026-04-26T21:20:00Z" w16du:dateUtc="2026-04-26T18:20:00Z">
        <w:r>
          <w:t xml:space="preserve"> </w:t>
        </w:r>
        <w:r>
          <w:rPr>
            <w:rFonts w:ascii="Times New Roman" w:eastAsia="Times New Roman" w:hAnsi="Times New Roman" w:cs="Times New Roman"/>
            <w:szCs w:val="24"/>
          </w:rPr>
          <w:t>the</w:t>
        </w:r>
      </w:ins>
      <w:r w:rsidRPr="00647320">
        <w:rPr>
          <w:rFonts w:ascii="Times New Roman" w:hAnsi="Times New Roman"/>
        </w:rPr>
        <w:t xml:space="preserve"> XGBoost-b</w:t>
      </w:r>
      <w:r>
        <w:t>ased pKa models have not</w:t>
      </w:r>
      <w:ins w:id="212" w:author="Author" w:date="2026-04-26T21:20:00Z" w16du:dateUtc="2026-04-26T18:20:00Z">
        <w:r>
          <w:t xml:space="preserve"> </w:t>
        </w:r>
        <w:r>
          <w:rPr>
            <w:rFonts w:ascii="Times New Roman" w:eastAsia="Times New Roman" w:hAnsi="Times New Roman" w:cs="Times New Roman"/>
            <w:szCs w:val="24"/>
          </w:rPr>
          <w:t>yet</w:t>
        </w:r>
      </w:ins>
      <w:r w:rsidRPr="00647320">
        <w:rPr>
          <w:rFonts w:ascii="Times New Roman" w:hAnsi="Times New Roman"/>
        </w:rPr>
        <w:t xml:space="preserve"> been comprehensively evaluated.</w:t>
      </w:r>
    </w:p>
    <w:p w14:paraId="464FD4B1" w14:textId="04187FC1" w:rsidR="00FA4410" w:rsidRDefault="00FA4410" w:rsidP="00A92CA4">
      <w:pPr>
        <w:spacing w:after="200"/>
        <w:ind w:left="0"/>
      </w:pPr>
      <w:r>
        <w:t xml:space="preserve">The present study addresses this gap by </w:t>
      </w:r>
      <w:del w:id="213" w:author="Author" w:date="2026-04-26T21:20:00Z" w16du:dateUtc="2026-04-26T18:20:00Z">
        <w:r w:rsidR="00647320">
          <w:delText>conducting a systematic comparison of</w:delText>
        </w:r>
      </w:del>
      <w:ins w:id="214" w:author="Author" w:date="2026-04-26T21:20:00Z" w16du:dateUtc="2026-04-26T18:20:00Z">
        <w:r>
          <w:t>systematic</w:t>
        </w:r>
        <w:r>
          <w:rPr>
            <w:rFonts w:ascii="Times New Roman" w:eastAsia="Times New Roman" w:hAnsi="Times New Roman" w:cs="Times New Roman"/>
            <w:szCs w:val="24"/>
          </w:rPr>
          <w:t xml:space="preserve">ally </w:t>
        </w:r>
        <w:commentRangeStart w:id="215"/>
        <w:r>
          <w:t>comparing</w:t>
        </w:r>
        <w:commentRangeEnd w:id="215"/>
        <w:r>
          <w:rPr>
            <w:rStyle w:val="CommentReference"/>
            <w:sz w:val="24"/>
            <w:szCs w:val="22"/>
          </w:rPr>
          <w:commentReference w:id="215"/>
        </w:r>
      </w:ins>
      <w:r>
        <w:t xml:space="preserve"> four molecular descriptor categories for pKa prediction using XGBoost regression: (i) Morgan circular fingerprints with varying radii and bit lengths, (ii) MACCS structural keys, (iii) a set of physicochemical descriptors and fragment counts, and (iv) combined </w:t>
      </w:r>
      <w:del w:id="216" w:author="Author" w:date="2026-04-26T21:20:00Z" w16du:dateUtc="2026-04-26T18:20:00Z">
        <w:r w:rsidR="00647320">
          <w:delText>multi-source</w:delText>
        </w:r>
      </w:del>
      <w:ins w:id="217" w:author="Author" w:date="2026-04-26T21:20:00Z" w16du:dateUtc="2026-04-26T18:20:00Z">
        <w:r>
          <w:t>multisource</w:t>
        </w:r>
      </w:ins>
      <w:r>
        <w:t xml:space="preserve"> descriptor vectors. A grid search of </w:t>
      </w:r>
      <w:ins w:id="218" w:author="Author" w:date="2026-04-26T21:20:00Z" w16du:dateUtc="2026-04-26T18:20:00Z">
        <w:r>
          <w:rPr>
            <w:rFonts w:ascii="Times New Roman" w:eastAsia="Times New Roman" w:hAnsi="Times New Roman" w:cs="Times New Roman"/>
            <w:szCs w:val="24"/>
          </w:rPr>
          <w:t xml:space="preserve">the </w:t>
        </w:r>
      </w:ins>
      <w:r w:rsidRPr="00647320">
        <w:rPr>
          <w:rFonts w:ascii="Times New Roman" w:hAnsi="Times New Roman"/>
        </w:rPr>
        <w:t xml:space="preserve">XGBoost hyperparameters with five-fold cross-validation </w:t>
      </w:r>
      <w:commentRangeStart w:id="219"/>
      <w:r w:rsidR="003D4695" w:rsidRPr="00647320">
        <w:rPr>
          <w:rFonts w:ascii="Times New Roman" w:hAnsi="Times New Roman"/>
        </w:rPr>
        <w:t>wa</w:t>
      </w:r>
      <w:r w:rsidRPr="00647320">
        <w:rPr>
          <w:rFonts w:ascii="Times New Roman" w:hAnsi="Times New Roman"/>
        </w:rPr>
        <w:t xml:space="preserve">s </w:t>
      </w:r>
      <w:commentRangeEnd w:id="219"/>
      <w:r>
        <w:rPr>
          <w:rStyle w:val="CommentReference"/>
          <w:rFonts w:ascii="Times New Roman" w:eastAsia="Times New Roman" w:hAnsi="Times New Roman" w:cs="Times New Roman"/>
          <w:sz w:val="24"/>
          <w:szCs w:val="24"/>
        </w:rPr>
        <w:commentReference w:id="219"/>
      </w:r>
      <w:r w:rsidRPr="00647320">
        <w:rPr>
          <w:rFonts w:ascii="Times New Roman" w:hAnsi="Times New Roman"/>
        </w:rPr>
        <w:t>perfor</w:t>
      </w:r>
      <w:r>
        <w:t xml:space="preserve">med for each configuration. Furthermore, an extended analysis employing 1,135 Mordred and RDKit descriptors </w:t>
      </w:r>
      <w:r w:rsidR="006004A9">
        <w:t>wa</w:t>
      </w:r>
      <w:r>
        <w:t xml:space="preserve">s conducted to assess the potential of </w:t>
      </w:r>
      <w:ins w:id="220" w:author="Author" w:date="2026-04-26T21:20:00Z" w16du:dateUtc="2026-04-26T18:20:00Z">
        <w:r w:rsidR="006004A9">
          <w:rPr>
            <w:rFonts w:ascii="Times New Roman" w:eastAsia="Times New Roman" w:hAnsi="Times New Roman" w:cs="Times New Roman"/>
            <w:szCs w:val="24"/>
          </w:rPr>
          <w:t>a</w:t>
        </w:r>
        <w:r>
          <w:rPr>
            <w:rFonts w:ascii="Times New Roman" w:eastAsia="Times New Roman" w:hAnsi="Times New Roman" w:cs="Times New Roman"/>
            <w:szCs w:val="24"/>
          </w:rPr>
          <w:t xml:space="preserve"> </w:t>
        </w:r>
      </w:ins>
      <w:r w:rsidRPr="00647320">
        <w:rPr>
          <w:rFonts w:ascii="Times New Roman" w:hAnsi="Times New Roman"/>
        </w:rPr>
        <w:t xml:space="preserve">high-dimensional descriptor </w:t>
      </w:r>
      <w:del w:id="221" w:author="Author" w:date="2026-04-26T21:20:00Z" w16du:dateUtc="2026-04-26T18:20:00Z">
        <w:r w:rsidR="00647320">
          <w:delText>spaces</w:delText>
        </w:r>
      </w:del>
      <w:ins w:id="222" w:author="Author" w:date="2026-04-26T21:20:00Z" w16du:dateUtc="2026-04-26T18:20:00Z">
        <w:r>
          <w:rPr>
            <w:rFonts w:ascii="Times New Roman" w:eastAsia="Times New Roman" w:hAnsi="Times New Roman" w:cs="Times New Roman"/>
            <w:szCs w:val="24"/>
          </w:rPr>
          <w:t>space</w:t>
        </w:r>
      </w:ins>
      <w:r>
        <w:t xml:space="preserve">. The </w:t>
      </w:r>
      <w:ins w:id="223" w:author="Author" w:date="2026-04-26T21:20:00Z" w16du:dateUtc="2026-04-26T18:20:00Z">
        <w:r>
          <w:t xml:space="preserve">key </w:t>
        </w:r>
      </w:ins>
      <w:r>
        <w:t xml:space="preserve">objectives </w:t>
      </w:r>
      <w:del w:id="224" w:author="Author" w:date="2026-04-26T21:20:00Z" w16du:dateUtc="2026-04-26T18:20:00Z">
        <w:r w:rsidR="00647320">
          <w:delText>were</w:delText>
        </w:r>
      </w:del>
      <w:ins w:id="225" w:author="Author" w:date="2026-04-26T21:20:00Z" w16du:dateUtc="2026-04-26T18:20:00Z">
        <w:r>
          <w:t>of this work are</w:t>
        </w:r>
      </w:ins>
      <w:r>
        <w:t xml:space="preserve"> to determine </w:t>
      </w:r>
      <w:del w:id="226" w:author="Author" w:date="2026-04-26T21:20:00Z" w16du:dateUtc="2026-04-26T18:20:00Z">
        <w:r w:rsidR="00647320">
          <w:delText>which</w:delText>
        </w:r>
      </w:del>
      <w:ins w:id="227" w:author="Author" w:date="2026-04-26T21:20:00Z" w16du:dateUtc="2026-04-26T18:20:00Z">
        <w:r>
          <w:t>the</w:t>
        </w:r>
      </w:ins>
      <w:r>
        <w:t xml:space="preserve"> descriptor representation </w:t>
      </w:r>
      <w:ins w:id="228" w:author="Author" w:date="2026-04-26T21:20:00Z" w16du:dateUtc="2026-04-26T18:20:00Z">
        <w:r>
          <w:rPr>
            <w:rFonts w:ascii="Times New Roman" w:eastAsia="Times New Roman" w:hAnsi="Times New Roman" w:cs="Times New Roman"/>
            <w:szCs w:val="24"/>
          </w:rPr>
          <w:t xml:space="preserve">that </w:t>
        </w:r>
      </w:ins>
      <w:r w:rsidRPr="00647320">
        <w:rPr>
          <w:rFonts w:ascii="Times New Roman" w:hAnsi="Times New Roman"/>
        </w:rPr>
        <w:t>yield</w:t>
      </w:r>
      <w:r>
        <w:t>s the</w:t>
      </w:r>
      <w:commentRangeStart w:id="229"/>
      <w:r>
        <w:t xml:space="preserve"> </w:t>
      </w:r>
      <w:del w:id="230" w:author="Author" w:date="2026-04-26T21:20:00Z" w16du:dateUtc="2026-04-26T18:20:00Z">
        <w:r w:rsidR="00647320">
          <w:delText>best</w:delText>
        </w:r>
      </w:del>
      <w:ins w:id="231" w:author="Author" w:date="2026-04-26T21:20:00Z" w16du:dateUtc="2026-04-26T18:20:00Z">
        <w:r>
          <w:t>most accurate</w:t>
        </w:r>
        <w:commentRangeEnd w:id="229"/>
        <w:r>
          <w:rPr>
            <w:rStyle w:val="CommentReference"/>
            <w:sz w:val="24"/>
            <w:szCs w:val="22"/>
          </w:rPr>
          <w:commentReference w:id="229"/>
        </w:r>
      </w:ins>
      <w:r>
        <w:t xml:space="preserve"> pKa prediction, </w:t>
      </w:r>
      <w:del w:id="232" w:author="Author" w:date="2026-04-26T21:20:00Z" w16du:dateUtc="2026-04-26T18:20:00Z">
        <w:r w:rsidR="00647320">
          <w:delText xml:space="preserve">to </w:delText>
        </w:r>
      </w:del>
      <w:r>
        <w:t xml:space="preserve">quantify the benefit of descriptor fusion, and </w:t>
      </w:r>
      <w:del w:id="233" w:author="Author" w:date="2026-04-26T21:20:00Z" w16du:dateUtc="2026-04-26T18:20:00Z">
        <w:r w:rsidR="00647320">
          <w:delText xml:space="preserve">to </w:delText>
        </w:r>
      </w:del>
      <w:r>
        <w:t xml:space="preserve">identify the most informative molecular features </w:t>
      </w:r>
      <w:del w:id="234" w:author="Author" w:date="2026-04-26T21:20:00Z" w16du:dateUtc="2026-04-26T18:20:00Z">
        <w:r w:rsidR="00647320">
          <w:delText>through</w:delText>
        </w:r>
      </w:del>
      <w:ins w:id="235" w:author="Author" w:date="2026-04-26T21:20:00Z" w16du:dateUtc="2026-04-26T18:20:00Z">
        <w:r>
          <w:t>using</w:t>
        </w:r>
      </w:ins>
      <w:r>
        <w:t xml:space="preserve"> XGBoost feature</w:t>
      </w:r>
      <w:del w:id="236" w:author="Author" w:date="2026-04-26T21:20:00Z" w16du:dateUtc="2026-04-26T18:20:00Z">
        <w:r w:rsidR="00647320">
          <w:delText xml:space="preserve"> </w:delText>
        </w:r>
      </w:del>
      <w:ins w:id="237" w:author="Author" w:date="2026-04-26T21:20:00Z" w16du:dateUtc="2026-04-26T18:20:00Z">
        <w:r w:rsidR="006004A9">
          <w:t>-</w:t>
        </w:r>
      </w:ins>
      <w:r>
        <w:t>importance analysis.</w:t>
      </w:r>
    </w:p>
    <w:p w14:paraId="7F9F74EC" w14:textId="77777777" w:rsidR="00FA4410" w:rsidRPr="00647320" w:rsidRDefault="00FA4410" w:rsidP="00A92CA4">
      <w:pPr>
        <w:pStyle w:val="Heading1"/>
        <w:numPr>
          <w:ilvl w:val="0"/>
          <w:numId w:val="0"/>
        </w:numPr>
        <w:ind w:left="360" w:hanging="360"/>
        <w:rPr>
          <w:rFonts w:cs="Arial"/>
          <w:szCs w:val="24"/>
        </w:rPr>
        <w:pPrChange w:id="238" w:author="Author" w:date="2026-04-26T22:15:00Z" w16du:dateUtc="2026-04-26T19:15:00Z">
          <w:pPr>
            <w:pStyle w:val="Heading1"/>
            <w:spacing w:line="360" w:lineRule="auto"/>
          </w:pPr>
        </w:pPrChange>
      </w:pPr>
      <w:commentRangeStart w:id="239"/>
      <w:ins w:id="240" w:author="Author" w:date="2026-04-26T21:20:00Z" w16du:dateUtc="2026-04-26T18:20:00Z">
        <w:r w:rsidRPr="00FA4410">
          <w:rPr>
            <w:rFonts w:cs="Arial"/>
            <w:szCs w:val="24"/>
          </w:rPr>
          <w:lastRenderedPageBreak/>
          <w:t xml:space="preserve">2. </w:t>
        </w:r>
      </w:ins>
      <w:r w:rsidRPr="00FA4410">
        <w:rPr>
          <w:rFonts w:cs="Arial"/>
          <w:szCs w:val="24"/>
        </w:rPr>
        <w:t>Methodology</w:t>
      </w:r>
      <w:commentRangeEnd w:id="239"/>
      <w:r w:rsidRPr="00647320">
        <w:rPr>
          <w:rStyle w:val="CommentReference"/>
          <w:rFonts w:cs="Arial"/>
          <w:sz w:val="24"/>
          <w:szCs w:val="24"/>
        </w:rPr>
        <w:commentReference w:id="239"/>
      </w:r>
    </w:p>
    <w:p w14:paraId="23556DC8" w14:textId="4FB9861C" w:rsidR="00FA4410" w:rsidRPr="00FA4410" w:rsidRDefault="00FA4410" w:rsidP="00A92CA4">
      <w:pPr>
        <w:pStyle w:val="Heading2"/>
        <w:numPr>
          <w:ilvl w:val="0"/>
          <w:numId w:val="0"/>
        </w:numPr>
        <w:tabs>
          <w:tab w:val="left" w:pos="18"/>
        </w:tabs>
        <w:spacing w:before="360" w:after="200"/>
        <w:rPr>
          <w:rFonts w:cs="Arial"/>
          <w:szCs w:val="24"/>
        </w:rPr>
        <w:pPrChange w:id="241" w:author="Author" w:date="2026-04-26T22:17:00Z" w16du:dateUtc="2026-04-26T19:17:00Z">
          <w:pPr>
            <w:pStyle w:val="Heading2"/>
            <w:spacing w:before="360" w:after="200" w:line="360" w:lineRule="auto"/>
          </w:pPr>
        </w:pPrChange>
      </w:pPr>
      <w:ins w:id="242" w:author="Author" w:date="2026-04-26T21:20:00Z" w16du:dateUtc="2026-04-26T18:20:00Z">
        <w:r w:rsidRPr="00FA4410">
          <w:rPr>
            <w:rFonts w:cs="Arial"/>
            <w:szCs w:val="24"/>
          </w:rPr>
          <w:t>2.1</w:t>
        </w:r>
      </w:ins>
      <w:ins w:id="243" w:author="Author" w:date="2026-04-26T22:15:00Z" w16du:dateUtc="2026-04-26T19:15:00Z">
        <w:r w:rsidR="006A5695">
          <w:rPr>
            <w:rFonts w:cs="Arial"/>
            <w:szCs w:val="24"/>
          </w:rPr>
          <w:t>.</w:t>
        </w:r>
      </w:ins>
      <w:ins w:id="244" w:author="Author" w:date="2026-04-26T21:20:00Z" w16du:dateUtc="2026-04-26T18:20:00Z">
        <w:r w:rsidRPr="00FA4410">
          <w:rPr>
            <w:rFonts w:cs="Arial"/>
            <w:szCs w:val="24"/>
          </w:rPr>
          <w:t xml:space="preserve"> </w:t>
        </w:r>
      </w:ins>
      <w:r w:rsidRPr="00FA4410">
        <w:rPr>
          <w:rFonts w:cs="Arial"/>
          <w:szCs w:val="24"/>
        </w:rPr>
        <w:t>Dataset</w:t>
      </w:r>
    </w:p>
    <w:p w14:paraId="1F6168CD" w14:textId="3D4CD48C" w:rsidR="00FA4410" w:rsidRDefault="00647320" w:rsidP="00A92CA4">
      <w:pPr>
        <w:spacing w:after="200"/>
        <w:ind w:left="0"/>
      </w:pPr>
      <w:del w:id="245" w:author="Author" w:date="2026-04-26T21:20:00Z" w16du:dateUtc="2026-04-26T18:20:00Z">
        <w:r>
          <w:delText>Experimental</w:delText>
        </w:r>
      </w:del>
      <w:ins w:id="246" w:author="Author" w:date="2026-04-26T21:20:00Z" w16du:dateUtc="2026-04-26T18:20:00Z">
        <w:r w:rsidR="00FA4410">
          <w:t>The experimental</w:t>
        </w:r>
      </w:ins>
      <w:r w:rsidR="00FA4410">
        <w:t xml:space="preserve"> pKa values for 7,912 organic compounds were obtained from the DataWarrior software package</w:t>
      </w:r>
      <w:del w:id="247" w:author="Author" w:date="2026-04-26T21:20:00Z" w16du:dateUtc="2026-04-26T18:20:00Z">
        <w:r>
          <w:delText>,</w:delText>
        </w:r>
      </w:del>
      <w:r w:rsidR="00FA4410">
        <w:rPr>
          <w:sz w:val="20"/>
          <w:szCs w:val="20"/>
          <w:vertAlign w:val="superscript"/>
        </w:rPr>
        <w:t xml:space="preserve"> 11</w:t>
      </w:r>
      <w:ins w:id="248" w:author="Author" w:date="2026-04-26T21:20:00Z" w16du:dateUtc="2026-04-26T18:20:00Z">
        <w:r w:rsidR="00FA4410">
          <w:t>,</w:t>
        </w:r>
      </w:ins>
      <w:r w:rsidR="00FA4410">
        <w:t xml:space="preserve"> which aggregates data from multiple public repositories. This dataset, originally curated by Mansouri et al</w:t>
      </w:r>
      <w:del w:id="249" w:author="Author" w:date="2026-04-26T21:20:00Z" w16du:dateUtc="2026-04-26T18:20:00Z">
        <w:r>
          <w:delText>.,</w:delText>
        </w:r>
      </w:del>
      <w:ins w:id="250" w:author="Author" w:date="2026-04-26T21:20:00Z" w16du:dateUtc="2026-04-26T18:20:00Z">
        <w:r w:rsidR="00FA4410">
          <w:t>.</w:t>
        </w:r>
      </w:ins>
      <w:r w:rsidR="00FA4410">
        <w:rPr>
          <w:sz w:val="20"/>
          <w:szCs w:val="20"/>
          <w:vertAlign w:val="superscript"/>
        </w:rPr>
        <w:t xml:space="preserve"> 1</w:t>
      </w:r>
      <w:ins w:id="251" w:author="Author" w:date="2026-04-26T21:20:00Z" w16du:dateUtc="2026-04-26T18:20:00Z">
        <w:r w:rsidR="00FA4410">
          <w:t>,</w:t>
        </w:r>
      </w:ins>
      <w:r w:rsidR="00FA4410">
        <w:t xml:space="preserve"> includes the strongest acidic pKa for each compound measured in aqueous solution at 25 °C. </w:t>
      </w:r>
      <w:del w:id="252" w:author="Author" w:date="2026-04-26T21:20:00Z" w16du:dateUtc="2026-04-26T18:20:00Z">
        <w:r>
          <w:delText>Chemical</w:delText>
        </w:r>
      </w:del>
      <w:ins w:id="253" w:author="Author" w:date="2026-04-26T21:20:00Z" w16du:dateUtc="2026-04-26T18:20:00Z">
        <w:r w:rsidR="00FA4410">
          <w:t>The chemical</w:t>
        </w:r>
      </w:ins>
      <w:r w:rsidR="00FA4410">
        <w:t xml:space="preserve"> structures were represented as Simplified Molecular Input Line Entry System (SMILES) strings. Prior to descriptor computation, salt forms were removed using a custom salt-removal protocol based on the RDKit SaltRemover module</w:t>
      </w:r>
      <w:r w:rsidR="00FA4410">
        <w:rPr>
          <w:sz w:val="20"/>
          <w:szCs w:val="20"/>
          <w:vertAlign w:val="superscript"/>
        </w:rPr>
        <w:t xml:space="preserve"> 14</w:t>
      </w:r>
      <w:r w:rsidR="00FA4410">
        <w:t xml:space="preserve"> with a curated salt definition file. Molecules that could not be parsed by RDKit or that yielded invalid molecular objects after salt removal were excluded, </w:t>
      </w:r>
      <w:del w:id="254" w:author="Author" w:date="2026-04-26T21:20:00Z" w16du:dateUtc="2026-04-26T18:20:00Z">
        <w:r>
          <w:delText>resulting in a</w:delText>
        </w:r>
      </w:del>
      <w:ins w:id="255" w:author="Author" w:date="2026-04-26T21:20:00Z" w16du:dateUtc="2026-04-26T18:20:00Z">
        <w:r w:rsidR="00FA4410">
          <w:t>yielding the</w:t>
        </w:r>
      </w:ins>
      <w:r w:rsidR="00FA4410">
        <w:t xml:space="preserve"> final working dataset. For the fingerprint comparison experiments (Sections 2.2–2.5), this dataset was split into 75% training and 25% test sets using a random partition (random_state = 11) to ensure reproducibility.</w:t>
      </w:r>
    </w:p>
    <w:p w14:paraId="76FE3D76" w14:textId="6CDD2D3B" w:rsidR="00FA4410" w:rsidRPr="00FA4410" w:rsidRDefault="00FA4410" w:rsidP="00A92CA4">
      <w:pPr>
        <w:pStyle w:val="Heading2"/>
        <w:numPr>
          <w:ilvl w:val="0"/>
          <w:numId w:val="0"/>
        </w:numPr>
        <w:spacing w:before="360" w:after="200"/>
        <w:ind w:left="720" w:hanging="702"/>
        <w:rPr>
          <w:rFonts w:cs="Arial"/>
          <w:szCs w:val="24"/>
        </w:rPr>
        <w:pPrChange w:id="256" w:author="Author" w:date="2026-04-26T22:16:00Z" w16du:dateUtc="2026-04-26T19:16:00Z">
          <w:pPr>
            <w:pStyle w:val="Heading2"/>
            <w:spacing w:before="360" w:after="200" w:line="360" w:lineRule="auto"/>
          </w:pPr>
        </w:pPrChange>
      </w:pPr>
      <w:ins w:id="257" w:author="Author" w:date="2026-04-26T21:20:00Z" w16du:dateUtc="2026-04-26T18:20:00Z">
        <w:r w:rsidRPr="00FA4410">
          <w:rPr>
            <w:rFonts w:cs="Arial"/>
            <w:szCs w:val="24"/>
          </w:rPr>
          <w:t>2.2</w:t>
        </w:r>
      </w:ins>
      <w:ins w:id="258" w:author="Author" w:date="2026-04-26T22:16:00Z" w16du:dateUtc="2026-04-26T19:16:00Z">
        <w:r w:rsidR="005F744E">
          <w:rPr>
            <w:rFonts w:cs="Arial"/>
            <w:szCs w:val="24"/>
          </w:rPr>
          <w:t>.</w:t>
        </w:r>
      </w:ins>
      <w:ins w:id="259" w:author="Author" w:date="2026-04-26T21:20:00Z" w16du:dateUtc="2026-04-26T18:20:00Z">
        <w:r w:rsidRPr="00FA4410">
          <w:rPr>
            <w:rFonts w:cs="Arial"/>
            <w:szCs w:val="24"/>
          </w:rPr>
          <w:t xml:space="preserve"> </w:t>
        </w:r>
      </w:ins>
      <w:r w:rsidRPr="00FA4410">
        <w:rPr>
          <w:rFonts w:cs="Arial"/>
          <w:szCs w:val="24"/>
        </w:rPr>
        <w:t xml:space="preserve">Morgan </w:t>
      </w:r>
      <w:del w:id="260" w:author="Author" w:date="2026-04-26T21:20:00Z" w16du:dateUtc="2026-04-26T18:20:00Z">
        <w:r w:rsidR="00647320">
          <w:delText>Circular Fingerprints</w:delText>
        </w:r>
      </w:del>
      <w:ins w:id="261" w:author="Author" w:date="2026-04-26T21:20:00Z" w16du:dateUtc="2026-04-26T18:20:00Z">
        <w:r>
          <w:rPr>
            <w:rFonts w:cs="Arial"/>
            <w:szCs w:val="24"/>
          </w:rPr>
          <w:t>c</w:t>
        </w:r>
        <w:r w:rsidRPr="00FA4410">
          <w:rPr>
            <w:rFonts w:cs="Arial"/>
            <w:szCs w:val="24"/>
          </w:rPr>
          <w:t xml:space="preserve">ircular </w:t>
        </w:r>
        <w:r>
          <w:rPr>
            <w:rFonts w:cs="Arial"/>
            <w:szCs w:val="24"/>
          </w:rPr>
          <w:t>f</w:t>
        </w:r>
        <w:r w:rsidRPr="00FA4410">
          <w:rPr>
            <w:rFonts w:cs="Arial"/>
            <w:szCs w:val="24"/>
          </w:rPr>
          <w:t>ingerprints</w:t>
        </w:r>
      </w:ins>
    </w:p>
    <w:p w14:paraId="1288D287" w14:textId="78412EF5" w:rsidR="00FA4410" w:rsidRPr="00857230" w:rsidRDefault="00FA4410" w:rsidP="00A92CA4">
      <w:pPr>
        <w:spacing w:after="200"/>
        <w:ind w:left="0"/>
        <w:rPr>
          <w:szCs w:val="24"/>
          <w:rPrChange w:id="262" w:author="Author" w:date="2026-04-26T22:33:00Z" w16du:dateUtc="2026-04-26T19:33:00Z">
            <w:rPr/>
          </w:rPrChange>
        </w:rPr>
      </w:pPr>
      <w:r w:rsidRPr="00857230">
        <w:rPr>
          <w:szCs w:val="24"/>
          <w:rPrChange w:id="263" w:author="Author" w:date="2026-04-26T22:33:00Z" w16du:dateUtc="2026-04-26T19:33:00Z">
            <w:rPr/>
          </w:rPrChange>
        </w:rPr>
        <w:t xml:space="preserve">Morgan fingerprints, also known as </w:t>
      </w:r>
      <w:del w:id="264" w:author="Author" w:date="2026-04-26T21:20:00Z" w16du:dateUtc="2026-04-26T18:20:00Z">
        <w:r w:rsidR="00647320" w:rsidRPr="00857230">
          <w:rPr>
            <w:szCs w:val="24"/>
            <w:rPrChange w:id="265" w:author="Author" w:date="2026-04-26T22:33:00Z" w16du:dateUtc="2026-04-26T19:33:00Z">
              <w:rPr/>
            </w:rPrChange>
          </w:rPr>
          <w:delText>extended-connectivity fingerprints (</w:delText>
        </w:r>
      </w:del>
      <w:commentRangeStart w:id="266"/>
      <w:r w:rsidRPr="00857230">
        <w:rPr>
          <w:szCs w:val="24"/>
          <w:rPrChange w:id="267" w:author="Author" w:date="2026-04-26T22:33:00Z" w16du:dateUtc="2026-04-26T19:33:00Z">
            <w:rPr/>
          </w:rPrChange>
        </w:rPr>
        <w:t>ECFP</w:t>
      </w:r>
      <w:commentRangeEnd w:id="266"/>
      <w:del w:id="268" w:author="Author" w:date="2026-04-26T21:20:00Z" w16du:dateUtc="2026-04-26T18:20:00Z">
        <w:r w:rsidR="00647320" w:rsidRPr="00857230">
          <w:rPr>
            <w:szCs w:val="24"/>
            <w:rPrChange w:id="269" w:author="Author" w:date="2026-04-26T22:33:00Z" w16du:dateUtc="2026-04-26T19:33:00Z">
              <w:rPr/>
            </w:rPrChange>
          </w:rPr>
          <w:delText>),</w:delText>
        </w:r>
      </w:del>
      <w:ins w:id="270" w:author="Author" w:date="2026-04-26T21:20:00Z" w16du:dateUtc="2026-04-26T18:20:00Z">
        <w:r w:rsidRPr="00857230">
          <w:rPr>
            <w:rStyle w:val="CommentReference"/>
            <w:sz w:val="24"/>
            <w:szCs w:val="24"/>
            <w:rPrChange w:id="271" w:author="Author" w:date="2026-04-26T22:33:00Z" w16du:dateUtc="2026-04-26T19:33:00Z">
              <w:rPr>
                <w:rStyle w:val="CommentReference"/>
                <w:sz w:val="24"/>
                <w:szCs w:val="22"/>
              </w:rPr>
            </w:rPrChange>
          </w:rPr>
          <w:commentReference w:id="266"/>
        </w:r>
        <w:r w:rsidRPr="00857230">
          <w:rPr>
            <w:szCs w:val="24"/>
            <w:rPrChange w:id="272" w:author="Author" w:date="2026-04-26T22:33:00Z" w16du:dateUtc="2026-04-26T19:33:00Z">
              <w:rPr/>
            </w:rPrChange>
          </w:rPr>
          <w:t>s</w:t>
        </w:r>
      </w:ins>
      <w:r w:rsidRPr="00857230">
        <w:rPr>
          <w:szCs w:val="24"/>
          <w:vertAlign w:val="superscript"/>
          <w:rPrChange w:id="273" w:author="Author" w:date="2026-04-26T22:33:00Z" w16du:dateUtc="2026-04-26T19:33:00Z">
            <w:rPr>
              <w:sz w:val="20"/>
              <w:szCs w:val="20"/>
              <w:vertAlign w:val="superscript"/>
            </w:rPr>
          </w:rPrChange>
        </w:rPr>
        <w:t xml:space="preserve"> 8</w:t>
      </w:r>
      <w:ins w:id="274" w:author="Author" w:date="2026-04-26T21:20:00Z" w16du:dateUtc="2026-04-26T18:20:00Z">
        <w:r w:rsidRPr="00857230">
          <w:rPr>
            <w:szCs w:val="24"/>
            <w:rPrChange w:id="275" w:author="Author" w:date="2026-04-26T22:33:00Z" w16du:dateUtc="2026-04-26T19:33:00Z">
              <w:rPr/>
            </w:rPrChange>
          </w:rPr>
          <w:t>,</w:t>
        </w:r>
      </w:ins>
      <w:r w:rsidRPr="00857230">
        <w:rPr>
          <w:szCs w:val="24"/>
          <w:rPrChange w:id="276" w:author="Author" w:date="2026-04-26T22:33:00Z" w16du:dateUtc="2026-04-26T19:33:00Z">
            <w:rPr/>
          </w:rPrChange>
        </w:rPr>
        <w:t xml:space="preserve"> were generated using the RDKit library</w:t>
      </w:r>
      <w:del w:id="277" w:author="Author" w:date="2026-04-26T21:20:00Z" w16du:dateUtc="2026-04-26T18:20:00Z">
        <w:r w:rsidR="00647320" w:rsidRPr="00857230">
          <w:rPr>
            <w:szCs w:val="24"/>
            <w:rPrChange w:id="278" w:author="Author" w:date="2026-04-26T22:33:00Z" w16du:dateUtc="2026-04-26T19:33:00Z">
              <w:rPr/>
            </w:rPrChange>
          </w:rPr>
          <w:delText>.</w:delText>
        </w:r>
      </w:del>
      <w:r w:rsidRPr="00857230">
        <w:rPr>
          <w:szCs w:val="24"/>
          <w:vertAlign w:val="superscript"/>
          <w:rPrChange w:id="279" w:author="Author" w:date="2026-04-26T22:33:00Z" w16du:dateUtc="2026-04-26T19:33:00Z">
            <w:rPr>
              <w:sz w:val="20"/>
              <w:szCs w:val="20"/>
              <w:vertAlign w:val="superscript"/>
            </w:rPr>
          </w:rPrChange>
        </w:rPr>
        <w:t xml:space="preserve"> 14</w:t>
      </w:r>
      <w:ins w:id="280" w:author="Author" w:date="2026-04-26T21:20:00Z" w16du:dateUtc="2026-04-26T18:20:00Z">
        <w:r w:rsidRPr="00857230">
          <w:rPr>
            <w:szCs w:val="24"/>
            <w:rPrChange w:id="281" w:author="Author" w:date="2026-04-26T22:33:00Z" w16du:dateUtc="2026-04-26T19:33:00Z">
              <w:rPr/>
            </w:rPrChange>
          </w:rPr>
          <w:t>.</w:t>
        </w:r>
      </w:ins>
      <w:r w:rsidRPr="00857230">
        <w:rPr>
          <w:szCs w:val="24"/>
          <w:rPrChange w:id="282" w:author="Author" w:date="2026-04-26T22:33:00Z" w16du:dateUtc="2026-04-26T19:33:00Z">
            <w:rPr/>
          </w:rPrChange>
        </w:rPr>
        <w:t xml:space="preserve"> Each fingerprint encodes </w:t>
      </w:r>
      <w:ins w:id="283" w:author="Author" w:date="2026-04-26T21:20:00Z" w16du:dateUtc="2026-04-26T18:20:00Z">
        <w:r w:rsidRPr="00857230">
          <w:rPr>
            <w:rFonts w:ascii="Times New Roman" w:eastAsia="Times New Roman" w:hAnsi="Times New Roman" w:cs="Times New Roman"/>
            <w:szCs w:val="24"/>
          </w:rPr>
          <w:t xml:space="preserve">a </w:t>
        </w:r>
      </w:ins>
      <w:r w:rsidRPr="00857230">
        <w:rPr>
          <w:rFonts w:ascii="Times New Roman" w:hAnsi="Times New Roman"/>
          <w:szCs w:val="24"/>
          <w:rPrChange w:id="284" w:author="Author" w:date="2026-04-26T22:33:00Z" w16du:dateUtc="2026-04-26T19:33:00Z">
            <w:rPr>
              <w:rFonts w:ascii="Times New Roman" w:hAnsi="Times New Roman"/>
            </w:rPr>
          </w:rPrChange>
        </w:rPr>
        <w:t xml:space="preserve">substructural </w:t>
      </w:r>
      <w:del w:id="285" w:author="Author" w:date="2026-04-26T21:20:00Z" w16du:dateUtc="2026-04-26T18:20:00Z">
        <w:r w:rsidR="00647320" w:rsidRPr="00857230">
          <w:rPr>
            <w:szCs w:val="24"/>
            <w:rPrChange w:id="286" w:author="Author" w:date="2026-04-26T22:33:00Z" w16du:dateUtc="2026-04-26T19:33:00Z">
              <w:rPr/>
            </w:rPrChange>
          </w:rPr>
          <w:delText>environments</w:delText>
        </w:r>
      </w:del>
      <w:ins w:id="287" w:author="Author" w:date="2026-04-26T21:20:00Z" w16du:dateUtc="2026-04-26T18:20:00Z">
        <w:r w:rsidRPr="00857230">
          <w:rPr>
            <w:rFonts w:ascii="Times New Roman" w:eastAsia="Times New Roman" w:hAnsi="Times New Roman" w:cs="Times New Roman"/>
            <w:szCs w:val="24"/>
          </w:rPr>
          <w:t>environment</w:t>
        </w:r>
      </w:ins>
      <w:r w:rsidRPr="00857230">
        <w:rPr>
          <w:szCs w:val="24"/>
          <w:rPrChange w:id="288" w:author="Author" w:date="2026-04-26T22:33:00Z" w16du:dateUtc="2026-04-26T19:33:00Z">
            <w:rPr/>
          </w:rPrChange>
        </w:rPr>
        <w:t xml:space="preserve"> around every atom up to a specified radius</w:t>
      </w:r>
      <w:del w:id="289" w:author="Author" w:date="2026-04-26T21:20:00Z" w16du:dateUtc="2026-04-26T18:20:00Z">
        <w:r w:rsidR="00647320" w:rsidRPr="00857230">
          <w:rPr>
            <w:szCs w:val="24"/>
            <w:rPrChange w:id="290" w:author="Author" w:date="2026-04-26T22:33:00Z" w16du:dateUtc="2026-04-26T19:33:00Z">
              <w:rPr/>
            </w:rPrChange>
          </w:rPr>
          <w:delText>,</w:delText>
        </w:r>
      </w:del>
      <w:ins w:id="291" w:author="Author" w:date="2026-04-26T21:20:00Z" w16du:dateUtc="2026-04-26T18:20:00Z">
        <w:r w:rsidRPr="00857230">
          <w:rPr>
            <w:szCs w:val="24"/>
            <w:rPrChange w:id="292" w:author="Author" w:date="2026-04-26T22:33:00Z" w16du:dateUtc="2026-04-26T19:33:00Z">
              <w:rPr/>
            </w:rPrChange>
          </w:rPr>
          <w:t xml:space="preserve"> and</w:t>
        </w:r>
        <w:r w:rsidRPr="00857230">
          <w:rPr>
            <w:rFonts w:ascii="Times New Roman" w:eastAsia="Times New Roman" w:hAnsi="Times New Roman" w:cs="Times New Roman"/>
            <w:szCs w:val="24"/>
          </w:rPr>
          <w:t xml:space="preserve"> is</w:t>
        </w:r>
      </w:ins>
      <w:r w:rsidRPr="00857230">
        <w:rPr>
          <w:rFonts w:ascii="Times New Roman" w:hAnsi="Times New Roman"/>
          <w:szCs w:val="24"/>
          <w:rPrChange w:id="293" w:author="Author" w:date="2026-04-26T22:33:00Z" w16du:dateUtc="2026-04-26T19:33:00Z">
            <w:rPr>
              <w:rFonts w:ascii="Times New Roman" w:hAnsi="Times New Roman"/>
            </w:rPr>
          </w:rPrChange>
        </w:rPr>
        <w:t xml:space="preserve"> hashed into a fixed-length bit vector. To evaluate the effect of</w:t>
      </w:r>
      <w:ins w:id="294" w:author="Author" w:date="2026-04-26T21:20:00Z" w16du:dateUtc="2026-04-26T18:20:00Z">
        <w:r w:rsidRPr="00857230">
          <w:rPr>
            <w:rFonts w:ascii="Times New Roman" w:eastAsia="Times New Roman" w:hAnsi="Times New Roman" w:cs="Times New Roman"/>
            <w:szCs w:val="24"/>
          </w:rPr>
          <w:t xml:space="preserve"> the</w:t>
        </w:r>
      </w:ins>
      <w:r w:rsidRPr="00857230">
        <w:rPr>
          <w:rFonts w:ascii="Times New Roman" w:hAnsi="Times New Roman"/>
          <w:szCs w:val="24"/>
          <w:rPrChange w:id="295" w:author="Author" w:date="2026-04-26T22:33:00Z" w16du:dateUtc="2026-04-26T19:33:00Z">
            <w:rPr>
              <w:rFonts w:ascii="Times New Roman" w:hAnsi="Times New Roman"/>
            </w:rPr>
          </w:rPrChange>
        </w:rPr>
        <w:t xml:space="preserve"> fingerprint parameters on predictive performance, a comprehensive grid was constructed</w:t>
      </w:r>
      <w:r w:rsidRPr="00857230">
        <w:rPr>
          <w:szCs w:val="24"/>
          <w:rPrChange w:id="296" w:author="Author" w:date="2026-04-26T22:33:00Z" w16du:dateUtc="2026-04-26T19:33:00Z">
            <w:rPr/>
          </w:rPrChange>
        </w:rPr>
        <w:t xml:space="preserve"> over four radii (</w:t>
      </w:r>
      <w:del w:id="297" w:author="Author" w:date="2026-04-26T21:20:00Z" w16du:dateUtc="2026-04-26T18:20:00Z">
        <w:r w:rsidR="00647320" w:rsidRPr="00857230">
          <w:rPr>
            <w:szCs w:val="24"/>
            <w:rPrChange w:id="298" w:author="Author" w:date="2026-04-26T22:33:00Z" w16du:dateUtc="2026-04-26T19:33:00Z">
              <w:rPr/>
            </w:rPrChange>
          </w:rPr>
          <w:delText>1, 2, 3</w:delText>
        </w:r>
      </w:del>
      <w:ins w:id="299" w:author="Author" w:date="2026-04-26T21:20:00Z" w16du:dateUtc="2026-04-26T18:20:00Z">
        <w:r w:rsidR="00480B3D" w:rsidRPr="00857230">
          <w:rPr>
            <w:szCs w:val="24"/>
            <w:rPrChange w:id="300" w:author="Author" w:date="2026-04-26T22:33:00Z" w16du:dateUtc="2026-04-26T19:33:00Z">
              <w:rPr/>
            </w:rPrChange>
          </w:rPr>
          <w:t>one</w:t>
        </w:r>
        <w:r w:rsidRPr="00857230">
          <w:rPr>
            <w:szCs w:val="24"/>
            <w:rPrChange w:id="301" w:author="Author" w:date="2026-04-26T22:33:00Z" w16du:dateUtc="2026-04-26T19:33:00Z">
              <w:rPr/>
            </w:rPrChange>
          </w:rPr>
          <w:t xml:space="preserve">, </w:t>
        </w:r>
        <w:r w:rsidR="00480B3D" w:rsidRPr="00857230">
          <w:rPr>
            <w:szCs w:val="24"/>
            <w:rPrChange w:id="302" w:author="Author" w:date="2026-04-26T22:33:00Z" w16du:dateUtc="2026-04-26T19:33:00Z">
              <w:rPr/>
            </w:rPrChange>
          </w:rPr>
          <w:t>two</w:t>
        </w:r>
        <w:r w:rsidRPr="00857230">
          <w:rPr>
            <w:szCs w:val="24"/>
            <w:rPrChange w:id="303" w:author="Author" w:date="2026-04-26T22:33:00Z" w16du:dateUtc="2026-04-26T19:33:00Z">
              <w:rPr/>
            </w:rPrChange>
          </w:rPr>
          <w:t xml:space="preserve">, </w:t>
        </w:r>
        <w:r w:rsidR="00480B3D" w:rsidRPr="00857230">
          <w:rPr>
            <w:szCs w:val="24"/>
            <w:rPrChange w:id="304" w:author="Author" w:date="2026-04-26T22:33:00Z" w16du:dateUtc="2026-04-26T19:33:00Z">
              <w:rPr/>
            </w:rPrChange>
          </w:rPr>
          <w:t>three</w:t>
        </w:r>
      </w:ins>
      <w:r w:rsidRPr="00857230">
        <w:rPr>
          <w:szCs w:val="24"/>
          <w:rPrChange w:id="305" w:author="Author" w:date="2026-04-26T22:33:00Z" w16du:dateUtc="2026-04-26T19:33:00Z">
            <w:rPr/>
          </w:rPrChange>
        </w:rPr>
        <w:t xml:space="preserve">, and </w:t>
      </w:r>
      <w:del w:id="306" w:author="Author" w:date="2026-04-26T21:20:00Z" w16du:dateUtc="2026-04-26T18:20:00Z">
        <w:r w:rsidR="00647320" w:rsidRPr="00857230">
          <w:rPr>
            <w:szCs w:val="24"/>
            <w:rPrChange w:id="307" w:author="Author" w:date="2026-04-26T22:33:00Z" w16du:dateUtc="2026-04-26T19:33:00Z">
              <w:rPr/>
            </w:rPrChange>
          </w:rPr>
          <w:delText>4</w:delText>
        </w:r>
      </w:del>
      <w:ins w:id="308" w:author="Author" w:date="2026-04-26T21:20:00Z" w16du:dateUtc="2026-04-26T18:20:00Z">
        <w:r w:rsidR="00480B3D" w:rsidRPr="00857230">
          <w:rPr>
            <w:szCs w:val="24"/>
            <w:rPrChange w:id="309" w:author="Author" w:date="2026-04-26T22:33:00Z" w16du:dateUtc="2026-04-26T19:33:00Z">
              <w:rPr/>
            </w:rPrChange>
          </w:rPr>
          <w:t>four</w:t>
        </w:r>
      </w:ins>
      <w:r w:rsidRPr="00857230">
        <w:rPr>
          <w:szCs w:val="24"/>
          <w:rPrChange w:id="310" w:author="Author" w:date="2026-04-26T22:33:00Z" w16du:dateUtc="2026-04-26T19:33:00Z">
            <w:rPr/>
          </w:rPrChange>
        </w:rPr>
        <w:t>) and ten bit lengths (12, 64, 128, 256, 512, 1,024, 2,048, 4,096, 8,192, and 16,384), yielding 40 distinct fingerprint configurations.</w:t>
      </w:r>
    </w:p>
    <w:p w14:paraId="260145DC" w14:textId="52ADFEF8" w:rsidR="00FA4410" w:rsidRPr="00FA4410" w:rsidRDefault="00FA4410" w:rsidP="00A92CA4">
      <w:pPr>
        <w:pStyle w:val="Heading2"/>
        <w:numPr>
          <w:ilvl w:val="0"/>
          <w:numId w:val="0"/>
        </w:numPr>
        <w:spacing w:before="360" w:after="200"/>
        <w:ind w:left="720" w:hanging="702"/>
        <w:rPr>
          <w:rFonts w:cs="Arial"/>
          <w:szCs w:val="24"/>
        </w:rPr>
        <w:pPrChange w:id="311" w:author="Author" w:date="2026-04-26T22:17:00Z" w16du:dateUtc="2026-04-26T19:17:00Z">
          <w:pPr>
            <w:pStyle w:val="Heading2"/>
            <w:spacing w:before="360" w:after="200" w:line="360" w:lineRule="auto"/>
          </w:pPr>
        </w:pPrChange>
      </w:pPr>
      <w:ins w:id="312" w:author="Author" w:date="2026-04-26T21:20:00Z" w16du:dateUtc="2026-04-26T18:20:00Z">
        <w:r w:rsidRPr="00FA4410">
          <w:rPr>
            <w:rFonts w:cs="Arial"/>
            <w:szCs w:val="24"/>
          </w:rPr>
          <w:lastRenderedPageBreak/>
          <w:t>2.3</w:t>
        </w:r>
      </w:ins>
      <w:ins w:id="313" w:author="Author" w:date="2026-04-26T22:18:00Z" w16du:dateUtc="2026-04-26T19:18:00Z">
        <w:r w:rsidR="002B649B">
          <w:rPr>
            <w:rFonts w:cs="Arial"/>
            <w:szCs w:val="24"/>
          </w:rPr>
          <w:t>.</w:t>
        </w:r>
      </w:ins>
      <w:ins w:id="314" w:author="Author" w:date="2026-04-26T21:20:00Z" w16du:dateUtc="2026-04-26T18:20:00Z">
        <w:r w:rsidRPr="00FA4410">
          <w:rPr>
            <w:rFonts w:cs="Arial"/>
            <w:szCs w:val="24"/>
          </w:rPr>
          <w:t xml:space="preserve"> </w:t>
        </w:r>
      </w:ins>
      <w:r w:rsidRPr="00FA4410">
        <w:rPr>
          <w:rFonts w:cs="Arial"/>
          <w:szCs w:val="24"/>
        </w:rPr>
        <w:t xml:space="preserve">MACCS </w:t>
      </w:r>
      <w:del w:id="315" w:author="Author" w:date="2026-04-26T21:20:00Z" w16du:dateUtc="2026-04-26T18:20:00Z">
        <w:r w:rsidR="00647320">
          <w:delText>Structural Keys</w:delText>
        </w:r>
      </w:del>
      <w:ins w:id="316" w:author="Author" w:date="2026-04-26T21:20:00Z" w16du:dateUtc="2026-04-26T18:20:00Z">
        <w:r w:rsidRPr="00FA4410">
          <w:rPr>
            <w:rFonts w:cs="Arial"/>
            <w:szCs w:val="24"/>
          </w:rPr>
          <w:t>structural keys</w:t>
        </w:r>
      </w:ins>
    </w:p>
    <w:p w14:paraId="19E1C0F9" w14:textId="0E359DC4" w:rsidR="00FA4410" w:rsidRDefault="00FA4410" w:rsidP="00A92CA4">
      <w:pPr>
        <w:spacing w:after="200"/>
        <w:ind w:left="0"/>
      </w:pPr>
      <w:commentRangeStart w:id="317"/>
      <w:r>
        <w:t xml:space="preserve">MACCS </w:t>
      </w:r>
      <w:commentRangeEnd w:id="317"/>
      <w:del w:id="318" w:author="Author" w:date="2026-04-26T21:20:00Z" w16du:dateUtc="2026-04-26T18:20:00Z">
        <w:r w:rsidR="00647320">
          <w:delText xml:space="preserve">(Molecular ACCess System) </w:delText>
        </w:r>
      </w:del>
      <w:r>
        <w:rPr>
          <w:rStyle w:val="CommentReference"/>
          <w:sz w:val="24"/>
          <w:szCs w:val="22"/>
        </w:rPr>
        <w:commentReference w:id="317"/>
      </w:r>
      <w:r>
        <w:t>keys</w:t>
      </w:r>
      <w:r>
        <w:rPr>
          <w:sz w:val="20"/>
          <w:szCs w:val="20"/>
          <w:vertAlign w:val="superscript"/>
        </w:rPr>
        <w:t xml:space="preserve"> 9</w:t>
      </w:r>
      <w:r>
        <w:t xml:space="preserve"> are a set of 166 </w:t>
      </w:r>
      <w:r w:rsidRPr="00647320">
        <w:rPr>
          <w:rFonts w:ascii="Times New Roman" w:hAnsi="Times New Roman"/>
        </w:rPr>
        <w:t>predefined</w:t>
      </w:r>
      <w:r>
        <w:t xml:space="preserve"> binary structural keys </w:t>
      </w:r>
      <w:del w:id="319" w:author="Author" w:date="2026-04-26T21:20:00Z" w16du:dateUtc="2026-04-26T18:20:00Z">
        <w:r w:rsidR="00647320">
          <w:delText>indicating</w:delText>
        </w:r>
      </w:del>
      <w:ins w:id="320" w:author="Author" w:date="2026-04-26T21:20:00Z" w16du:dateUtc="2026-04-26T18:20:00Z">
        <w:r>
          <w:t>that indicate</w:t>
        </w:r>
      </w:ins>
      <w:r>
        <w:t xml:space="preserve"> the presence or absence of specific substructural patterns (e.g., aromatic rings, functional groups, </w:t>
      </w:r>
      <w:ins w:id="321" w:author="Author" w:date="2026-04-26T21:20:00Z" w16du:dateUtc="2026-04-26T18:20:00Z">
        <w:r>
          <w:t xml:space="preserve">and </w:t>
        </w:r>
      </w:ins>
      <w:r>
        <w:t>ring sizes). Unlike Morgan fingerprints, MACCS keys do not require parameter tuning</w:t>
      </w:r>
      <w:del w:id="322" w:author="Author" w:date="2026-04-26T21:20:00Z" w16du:dateUtc="2026-04-26T18:20:00Z">
        <w:r w:rsidR="00647320">
          <w:delText>,</w:delText>
        </w:r>
      </w:del>
      <w:r>
        <w:t xml:space="preserve"> as the key definitions are fixed. </w:t>
      </w:r>
      <w:r w:rsidRPr="00647320">
        <w:rPr>
          <w:rFonts w:ascii="Times New Roman" w:hAnsi="Times New Roman"/>
        </w:rPr>
        <w:t>M</w:t>
      </w:r>
      <w:r>
        <w:t xml:space="preserve">ACCS fingerprints were generated for all valid molecules using the RDKit </w:t>
      </w:r>
      <w:del w:id="323" w:author="Author" w:date="2026-04-26T21:20:00Z" w16du:dateUtc="2026-04-26T18:20:00Z">
        <w:r w:rsidR="00647320">
          <w:delText>MACCSkeys</w:delText>
        </w:r>
      </w:del>
      <w:ins w:id="324" w:author="Author" w:date="2026-04-26T21:20:00Z" w16du:dateUtc="2026-04-26T18:20:00Z">
        <w:r>
          <w:t>MACCSKey</w:t>
        </w:r>
      </w:ins>
      <w:r>
        <w:t xml:space="preserve"> module</w:t>
      </w:r>
      <w:del w:id="325" w:author="Author" w:date="2026-04-26T21:20:00Z" w16du:dateUtc="2026-04-26T18:20:00Z">
        <w:r w:rsidR="00647320">
          <w:delText>.</w:delText>
        </w:r>
      </w:del>
      <w:r>
        <w:rPr>
          <w:sz w:val="20"/>
          <w:szCs w:val="20"/>
          <w:vertAlign w:val="superscript"/>
        </w:rPr>
        <w:t xml:space="preserve"> 14</w:t>
      </w:r>
      <w:ins w:id="326" w:author="Author" w:date="2026-04-26T21:20:00Z" w16du:dateUtc="2026-04-26T18:20:00Z">
        <w:r w:rsidRPr="00647320">
          <w:rPr>
            <w:sz w:val="20"/>
            <w:szCs w:val="20"/>
          </w:rPr>
          <w:t>.</w:t>
        </w:r>
      </w:ins>
    </w:p>
    <w:p w14:paraId="04B4BED7" w14:textId="40E1154C" w:rsidR="00FA4410" w:rsidRPr="00FA4410" w:rsidRDefault="00FA4410" w:rsidP="00A92CA4">
      <w:pPr>
        <w:pStyle w:val="Heading2"/>
        <w:numPr>
          <w:ilvl w:val="0"/>
          <w:numId w:val="0"/>
        </w:numPr>
        <w:spacing w:before="360" w:after="200"/>
        <w:ind w:left="720" w:hanging="702"/>
        <w:rPr>
          <w:rFonts w:cs="Arial"/>
          <w:szCs w:val="24"/>
        </w:rPr>
        <w:pPrChange w:id="327" w:author="Author" w:date="2026-04-26T22:18:00Z" w16du:dateUtc="2026-04-26T19:18:00Z">
          <w:pPr>
            <w:pStyle w:val="Heading2"/>
            <w:spacing w:before="360" w:after="200" w:line="360" w:lineRule="auto"/>
          </w:pPr>
        </w:pPrChange>
      </w:pPr>
      <w:ins w:id="328" w:author="Author" w:date="2026-04-26T21:20:00Z" w16du:dateUtc="2026-04-26T18:20:00Z">
        <w:r w:rsidRPr="00FA4410">
          <w:rPr>
            <w:rFonts w:cs="Arial"/>
            <w:szCs w:val="24"/>
          </w:rPr>
          <w:t>2.</w:t>
        </w:r>
        <w:r>
          <w:rPr>
            <w:rFonts w:cs="Arial"/>
            <w:szCs w:val="24"/>
          </w:rPr>
          <w:t>4</w:t>
        </w:r>
      </w:ins>
      <w:ins w:id="329" w:author="Author" w:date="2026-04-26T22:18:00Z" w16du:dateUtc="2026-04-26T19:18:00Z">
        <w:r w:rsidR="002B649B">
          <w:rPr>
            <w:rFonts w:cs="Arial"/>
            <w:szCs w:val="24"/>
          </w:rPr>
          <w:t>.</w:t>
        </w:r>
      </w:ins>
      <w:ins w:id="330" w:author="Author" w:date="2026-04-26T21:20:00Z" w16du:dateUtc="2026-04-26T18:20:00Z">
        <w:r w:rsidRPr="00FA4410">
          <w:rPr>
            <w:rFonts w:cs="Arial"/>
            <w:szCs w:val="24"/>
          </w:rPr>
          <w:t xml:space="preserve"> </w:t>
        </w:r>
      </w:ins>
      <w:r w:rsidRPr="00FA4410">
        <w:rPr>
          <w:rFonts w:cs="Arial"/>
          <w:szCs w:val="24"/>
        </w:rPr>
        <w:t xml:space="preserve">Physicochemical </w:t>
      </w:r>
      <w:del w:id="331" w:author="Author" w:date="2026-04-26T21:20:00Z" w16du:dateUtc="2026-04-26T18:20:00Z">
        <w:r w:rsidR="00647320">
          <w:delText>Descriptors</w:delText>
        </w:r>
      </w:del>
      <w:ins w:id="332" w:author="Author" w:date="2026-04-26T21:20:00Z" w16du:dateUtc="2026-04-26T18:20:00Z">
        <w:r w:rsidRPr="00FA4410">
          <w:rPr>
            <w:rFonts w:cs="Arial"/>
            <w:szCs w:val="24"/>
          </w:rPr>
          <w:t>descriptors</w:t>
        </w:r>
      </w:ins>
    </w:p>
    <w:p w14:paraId="250A024B" w14:textId="079402AD" w:rsidR="00FA4410" w:rsidRDefault="00FA4410" w:rsidP="00A92CA4">
      <w:pPr>
        <w:spacing w:after="200"/>
        <w:ind w:left="0"/>
      </w:pPr>
      <w:r>
        <w:t xml:space="preserve">A set of five continuous molecular descriptors and fragment counts </w:t>
      </w:r>
      <w:r w:rsidR="00871AC7">
        <w:t>was</w:t>
      </w:r>
      <w:r>
        <w:t xml:space="preserve"> computed for each molecule using RDKit</w:t>
      </w:r>
      <w:del w:id="333" w:author="Author" w:date="2026-04-26T21:20:00Z" w16du:dateUtc="2026-04-26T18:20:00Z">
        <w:r w:rsidR="00647320">
          <w:delText>:</w:delText>
        </w:r>
      </w:del>
      <w:r>
        <w:rPr>
          <w:sz w:val="20"/>
          <w:szCs w:val="20"/>
          <w:vertAlign w:val="superscript"/>
        </w:rPr>
        <w:t xml:space="preserve"> 14</w:t>
      </w:r>
      <w:ins w:id="334" w:author="Author" w:date="2026-04-26T21:20:00Z" w16du:dateUtc="2026-04-26T18:20:00Z">
        <w:r>
          <w:t>:</w:t>
        </w:r>
      </w:ins>
      <w:r>
        <w:t xml:space="preserve"> molecular weight (MolWt), calculated octanol–water partition coefficient (MolLogP), number of rotatable bonds (NumRotatableBonds), </w:t>
      </w:r>
      <w:del w:id="335" w:author="Author" w:date="2026-04-26T21:20:00Z" w16du:dateUtc="2026-04-26T18:20:00Z">
        <w:r w:rsidR="00647320">
          <w:delText>count</w:delText>
        </w:r>
      </w:del>
      <w:ins w:id="336" w:author="Author" w:date="2026-04-26T21:20:00Z" w16du:dateUtc="2026-04-26T18:20:00Z">
        <w:r>
          <w:t>number</w:t>
        </w:r>
      </w:ins>
      <w:r>
        <w:t xml:space="preserve"> of aliphatic hydroxyl groups (fr_Al_OH), and </w:t>
      </w:r>
      <w:del w:id="337" w:author="Author" w:date="2026-04-26T21:20:00Z" w16du:dateUtc="2026-04-26T18:20:00Z">
        <w:r w:rsidR="00647320">
          <w:delText>count</w:delText>
        </w:r>
      </w:del>
      <w:commentRangeStart w:id="338"/>
      <w:ins w:id="339" w:author="Author" w:date="2026-04-26T21:20:00Z" w16du:dateUtc="2026-04-26T18:20:00Z">
        <w:r>
          <w:t>number</w:t>
        </w:r>
        <w:commentRangeEnd w:id="338"/>
        <w:r>
          <w:rPr>
            <w:rStyle w:val="CommentReference"/>
            <w:sz w:val="24"/>
            <w:szCs w:val="22"/>
          </w:rPr>
          <w:commentReference w:id="338"/>
        </w:r>
      </w:ins>
      <w:r>
        <w:t xml:space="preserve"> of aromatic nitrogen atoms (fr_Ar_N). These descriptors were selected to capture </w:t>
      </w:r>
      <w:r w:rsidRPr="00647320">
        <w:rPr>
          <w:rFonts w:ascii="Times New Roman" w:hAnsi="Times New Roman"/>
        </w:rPr>
        <w:t>fundamental size, lipophilicity, flexibility, and functional</w:t>
      </w:r>
      <w:del w:id="340" w:author="Author" w:date="2026-04-26T21:20:00Z" w16du:dateUtc="2026-04-26T18:20:00Z">
        <w:r w:rsidR="00647320">
          <w:delText>-</w:delText>
        </w:r>
      </w:del>
      <w:ins w:id="341" w:author="Author" w:date="2026-04-26T21:20:00Z" w16du:dateUtc="2026-04-26T18:20:00Z">
        <w:r>
          <w:t xml:space="preserve"> </w:t>
        </w:r>
      </w:ins>
      <w:r>
        <w:t xml:space="preserve">group properties relevant to </w:t>
      </w:r>
      <w:r w:rsidRPr="00647320">
        <w:rPr>
          <w:rFonts w:ascii="Times New Roman" w:hAnsi="Times New Roman"/>
        </w:rPr>
        <w:t>acid–base equilibria.</w:t>
      </w:r>
    </w:p>
    <w:p w14:paraId="0C06B5F7" w14:textId="7C0B1741" w:rsidR="00FA4410" w:rsidRPr="00FA4410" w:rsidRDefault="00FA4410" w:rsidP="00A92CA4">
      <w:pPr>
        <w:pStyle w:val="Heading2"/>
        <w:numPr>
          <w:ilvl w:val="0"/>
          <w:numId w:val="0"/>
        </w:numPr>
        <w:spacing w:before="360" w:after="200"/>
        <w:ind w:left="720" w:hanging="702"/>
        <w:rPr>
          <w:rFonts w:cs="Arial"/>
          <w:szCs w:val="24"/>
        </w:rPr>
        <w:pPrChange w:id="342" w:author="Author" w:date="2026-04-26T22:18:00Z" w16du:dateUtc="2026-04-26T19:18:00Z">
          <w:pPr>
            <w:pStyle w:val="Heading2"/>
            <w:spacing w:before="360" w:after="200" w:line="360" w:lineRule="auto"/>
          </w:pPr>
        </w:pPrChange>
      </w:pPr>
      <w:ins w:id="343" w:author="Author" w:date="2026-04-26T21:20:00Z" w16du:dateUtc="2026-04-26T18:20:00Z">
        <w:r w:rsidRPr="00FA4410">
          <w:rPr>
            <w:rFonts w:cs="Arial"/>
            <w:szCs w:val="24"/>
          </w:rPr>
          <w:t>2.5</w:t>
        </w:r>
      </w:ins>
      <w:ins w:id="344" w:author="Author" w:date="2026-04-26T22:18:00Z" w16du:dateUtc="2026-04-26T19:18:00Z">
        <w:r w:rsidR="002B649B">
          <w:rPr>
            <w:rFonts w:cs="Arial"/>
            <w:szCs w:val="24"/>
          </w:rPr>
          <w:t>.</w:t>
        </w:r>
      </w:ins>
      <w:ins w:id="345" w:author="Author" w:date="2026-04-26T21:20:00Z" w16du:dateUtc="2026-04-26T18:20:00Z">
        <w:r w:rsidRPr="00FA4410">
          <w:rPr>
            <w:rFonts w:cs="Arial"/>
            <w:szCs w:val="24"/>
          </w:rPr>
          <w:t xml:space="preserve"> </w:t>
        </w:r>
      </w:ins>
      <w:r w:rsidRPr="00FA4410">
        <w:rPr>
          <w:rFonts w:cs="Arial"/>
          <w:szCs w:val="24"/>
        </w:rPr>
        <w:t xml:space="preserve">Combined </w:t>
      </w:r>
      <w:del w:id="346" w:author="Author" w:date="2026-04-26T21:20:00Z" w16du:dateUtc="2026-04-26T18:20:00Z">
        <w:r w:rsidR="00647320">
          <w:delText>Descriptor Vectors</w:delText>
        </w:r>
      </w:del>
      <w:ins w:id="347" w:author="Author" w:date="2026-04-26T21:20:00Z" w16du:dateUtc="2026-04-26T18:20:00Z">
        <w:r w:rsidRPr="00FA4410">
          <w:rPr>
            <w:rFonts w:cs="Arial"/>
            <w:szCs w:val="24"/>
          </w:rPr>
          <w:t>descriptor vectors</w:t>
        </w:r>
      </w:ins>
    </w:p>
    <w:p w14:paraId="787F797A" w14:textId="4D1A1D73" w:rsidR="00FA4410" w:rsidRDefault="00FA4410" w:rsidP="00A92CA4">
      <w:pPr>
        <w:spacing w:after="200"/>
        <w:ind w:left="0"/>
      </w:pPr>
      <w:r>
        <w:t xml:space="preserve">For each of the 40 Morgan fingerprint configurations, a combined feature vector was constructed by concatenating the Morgan fingerprint with </w:t>
      </w:r>
      <w:del w:id="348" w:author="Author" w:date="2026-04-26T21:20:00Z" w16du:dateUtc="2026-04-26T18:20:00Z">
        <w:r w:rsidR="00647320">
          <w:delText>the</w:delText>
        </w:r>
      </w:del>
      <w:ins w:id="349" w:author="Author" w:date="2026-04-26T21:20:00Z" w16du:dateUtc="2026-04-26T18:20:00Z">
        <w:r>
          <w:t>a</w:t>
        </w:r>
      </w:ins>
      <w:r>
        <w:t xml:space="preserve"> 166-bit MACCS key vector and </w:t>
      </w:r>
      <w:del w:id="350" w:author="Author" w:date="2026-04-26T21:20:00Z" w16du:dateUtc="2026-04-26T18:20:00Z">
        <w:r w:rsidR="00647320">
          <w:delText xml:space="preserve">the </w:delText>
        </w:r>
      </w:del>
      <w:r>
        <w:t xml:space="preserve">five continuous descriptors, </w:t>
      </w:r>
      <w:commentRangeStart w:id="351"/>
      <w:r>
        <w:t xml:space="preserve">resulting in </w:t>
      </w:r>
      <w:del w:id="352" w:author="Author" w:date="2026-04-26T21:20:00Z" w16du:dateUtc="2026-04-26T18:20:00Z">
        <w:r w:rsidR="00647320">
          <w:delText>combined vectors</w:delText>
        </w:r>
      </w:del>
      <w:ins w:id="353" w:author="Author" w:date="2026-04-26T21:20:00Z" w16du:dateUtc="2026-04-26T18:20:00Z">
        <w:r>
          <w:t>a total dimensionality</w:t>
        </w:r>
      </w:ins>
      <w:r>
        <w:t xml:space="preserve"> of </w:t>
      </w:r>
      <w:del w:id="354" w:author="Author" w:date="2026-04-26T21:20:00Z" w16du:dateUtc="2026-04-26T18:20:00Z">
        <w:r w:rsidR="00647320">
          <w:delText xml:space="preserve">dimension </w:delText>
        </w:r>
      </w:del>
      <w:r w:rsidRPr="00647320">
        <w:rPr>
          <w:rFonts w:ascii="Times New Roman" w:hAnsi="Times New Roman"/>
        </w:rPr>
        <w:t>(Morgan size + 171).</w:t>
      </w:r>
      <w:commentRangeEnd w:id="351"/>
      <w:r>
        <w:rPr>
          <w:rStyle w:val="CommentReference"/>
          <w:rFonts w:ascii="Times New Roman" w:eastAsia="Times New Roman" w:hAnsi="Times New Roman" w:cs="Times New Roman"/>
          <w:sz w:val="24"/>
          <w:szCs w:val="24"/>
        </w:rPr>
        <w:commentReference w:id="351"/>
      </w:r>
      <w:r w:rsidRPr="00647320">
        <w:rPr>
          <w:rFonts w:ascii="Times New Roman" w:hAnsi="Times New Roman"/>
        </w:rPr>
        <w:t xml:space="preserve"> This experimental design allowed the assessment of whether </w:t>
      </w:r>
      <w:del w:id="355" w:author="Author" w:date="2026-04-26T21:20:00Z" w16du:dateUtc="2026-04-26T18:20:00Z">
        <w:r w:rsidR="00647320">
          <w:delText>multi-source</w:delText>
        </w:r>
      </w:del>
      <w:ins w:id="356" w:author="Author" w:date="2026-04-26T21:20:00Z" w16du:dateUtc="2026-04-26T18:20:00Z">
        <w:r>
          <w:rPr>
            <w:rFonts w:ascii="Times New Roman" w:eastAsia="Times New Roman" w:hAnsi="Times New Roman" w:cs="Times New Roman"/>
            <w:szCs w:val="24"/>
          </w:rPr>
          <w:t>multi</w:t>
        </w:r>
        <w:r>
          <w:t>source</w:t>
        </w:r>
      </w:ins>
      <w:r>
        <w:t xml:space="preserve"> descriptor fusion </w:t>
      </w:r>
      <w:del w:id="357" w:author="Author" w:date="2026-04-26T21:20:00Z" w16du:dateUtc="2026-04-26T18:20:00Z">
        <w:r w:rsidR="00647320">
          <w:delText>improves</w:delText>
        </w:r>
      </w:del>
      <w:ins w:id="358" w:author="Author" w:date="2026-04-26T21:20:00Z" w16du:dateUtc="2026-04-26T18:20:00Z">
        <w:r>
          <w:t>improved</w:t>
        </w:r>
      </w:ins>
      <w:r>
        <w:t xml:space="preserve"> pKa prediction relative to individual descriptor types.</w:t>
      </w:r>
    </w:p>
    <w:p w14:paraId="4D6438BA" w14:textId="203CC002" w:rsidR="00FA4410" w:rsidRPr="00FA4410" w:rsidRDefault="00FA4410" w:rsidP="00A92CA4">
      <w:pPr>
        <w:pStyle w:val="Heading2"/>
        <w:numPr>
          <w:ilvl w:val="0"/>
          <w:numId w:val="0"/>
        </w:numPr>
        <w:spacing w:before="360" w:after="200"/>
        <w:ind w:left="720" w:hanging="702"/>
        <w:rPr>
          <w:rFonts w:cs="Arial"/>
          <w:szCs w:val="24"/>
        </w:rPr>
        <w:pPrChange w:id="359" w:author="Author" w:date="2026-04-26T22:18:00Z" w16du:dateUtc="2026-04-26T19:18:00Z">
          <w:pPr>
            <w:pStyle w:val="Heading2"/>
            <w:spacing w:before="360" w:after="200" w:line="360" w:lineRule="auto"/>
          </w:pPr>
        </w:pPrChange>
      </w:pPr>
      <w:ins w:id="360" w:author="Author" w:date="2026-04-26T21:20:00Z" w16du:dateUtc="2026-04-26T18:20:00Z">
        <w:r w:rsidRPr="00FA4410">
          <w:rPr>
            <w:rFonts w:cs="Arial"/>
            <w:szCs w:val="24"/>
          </w:rPr>
          <w:lastRenderedPageBreak/>
          <w:t>2.6</w:t>
        </w:r>
      </w:ins>
      <w:ins w:id="361" w:author="Author" w:date="2026-04-26T22:18:00Z" w16du:dateUtc="2026-04-26T19:18:00Z">
        <w:r w:rsidR="002B649B">
          <w:rPr>
            <w:rFonts w:cs="Arial"/>
            <w:szCs w:val="24"/>
          </w:rPr>
          <w:t>.</w:t>
        </w:r>
      </w:ins>
      <w:ins w:id="362" w:author="Author" w:date="2026-04-26T21:20:00Z" w16du:dateUtc="2026-04-26T18:20:00Z">
        <w:r w:rsidRPr="00FA4410">
          <w:rPr>
            <w:rFonts w:cs="Arial"/>
            <w:szCs w:val="24"/>
          </w:rPr>
          <w:t xml:space="preserve"> </w:t>
        </w:r>
      </w:ins>
      <w:r w:rsidRPr="00FA4410">
        <w:rPr>
          <w:rFonts w:cs="Arial"/>
          <w:szCs w:val="24"/>
        </w:rPr>
        <w:t xml:space="preserve">Extended </w:t>
      </w:r>
      <w:del w:id="363" w:author="Author" w:date="2026-04-26T21:20:00Z" w16du:dateUtc="2026-04-26T18:20:00Z">
        <w:r w:rsidR="00647320">
          <w:delText>Descriptor Analysis</w:delText>
        </w:r>
      </w:del>
      <w:ins w:id="364" w:author="Author" w:date="2026-04-26T21:20:00Z" w16du:dateUtc="2026-04-26T18:20:00Z">
        <w:r w:rsidRPr="00FA4410">
          <w:rPr>
            <w:rFonts w:cs="Arial"/>
            <w:szCs w:val="24"/>
          </w:rPr>
          <w:t>descriptor analysis</w:t>
        </w:r>
      </w:ins>
    </w:p>
    <w:p w14:paraId="18E117B5" w14:textId="30AA7F0D" w:rsidR="00FA4410" w:rsidRDefault="00FA4410" w:rsidP="00A92CA4">
      <w:pPr>
        <w:spacing w:after="200"/>
        <w:ind w:left="0"/>
      </w:pPr>
      <w:r>
        <w:t>In a separate analysis, a comprehensive set of molecular descriptors was computed for an independent subset of the data (Opt2 acidic partition: 2,293 training</w:t>
      </w:r>
      <w:r w:rsidR="00A01425">
        <w:t xml:space="preserve"> </w:t>
      </w:r>
      <w:ins w:id="365" w:author="Author" w:date="2026-04-26T21:20:00Z" w16du:dateUtc="2026-04-26T18:20:00Z">
        <w:r w:rsidR="00A01425">
          <w:t>compound</w:t>
        </w:r>
        <w:r w:rsidR="007531BF">
          <w:t>s</w:t>
        </w:r>
        <w:r>
          <w:t xml:space="preserve"> </w:t>
        </w:r>
      </w:ins>
      <w:r>
        <w:t xml:space="preserve">and 765 test compounds with </w:t>
      </w:r>
      <w:del w:id="366" w:author="Author" w:date="2026-04-26T21:20:00Z" w16du:dateUtc="2026-04-26T18:20:00Z">
        <w:r w:rsidR="00647320">
          <w:delText>pre-defined</w:delText>
        </w:r>
      </w:del>
      <w:ins w:id="367" w:author="Author" w:date="2026-04-26T21:20:00Z" w16du:dateUtc="2026-04-26T18:20:00Z">
        <w:r>
          <w:t>predefined</w:t>
        </w:r>
      </w:ins>
      <w:r>
        <w:t xml:space="preserve"> splits from DataWarrior). Three descriptor families were calculated: (i) all 210 RDKit </w:t>
      </w:r>
      <w:ins w:id="368" w:author="Author" w:date="2026-04-26T21:20:00Z" w16du:dateUtc="2026-04-26T18:20:00Z">
        <w:r>
          <w:t>two-dimensional (</w:t>
        </w:r>
      </w:ins>
      <w:r>
        <w:t>2D</w:t>
      </w:r>
      <w:ins w:id="369" w:author="Author" w:date="2026-04-26T21:20:00Z" w16du:dateUtc="2026-04-26T18:20:00Z">
        <w:r>
          <w:t>)</w:t>
        </w:r>
      </w:ins>
      <w:r>
        <w:t xml:space="preserve"> descriptors</w:t>
      </w:r>
      <w:del w:id="370" w:author="Author" w:date="2026-04-26T21:20:00Z" w16du:dateUtc="2026-04-26T18:20:00Z">
        <w:r w:rsidR="00647320">
          <w:delText>,</w:delText>
        </w:r>
      </w:del>
      <w:r>
        <w:rPr>
          <w:sz w:val="20"/>
          <w:szCs w:val="20"/>
          <w:vertAlign w:val="superscript"/>
        </w:rPr>
        <w:t xml:space="preserve"> 14</w:t>
      </w:r>
      <w:ins w:id="371" w:author="Author" w:date="2026-04-26T21:20:00Z" w16du:dateUtc="2026-04-26T18:20:00Z">
        <w:r>
          <w:t>,</w:t>
        </w:r>
      </w:ins>
      <w:r>
        <w:t xml:space="preserve"> (ii) 85 RDKit fragment counts (fr_* functions), and (iii) approximately 1,800 Mordred </w:t>
      </w:r>
      <w:ins w:id="372" w:author="Author" w:date="2026-04-26T21:20:00Z" w16du:dateUtc="2026-04-26T18:20:00Z">
        <w:r>
          <w:rPr>
            <w:rFonts w:ascii="Times New Roman" w:eastAsia="Times New Roman" w:hAnsi="Times New Roman" w:cs="Times New Roman"/>
            <w:szCs w:val="24"/>
          </w:rPr>
          <w:t xml:space="preserve">of </w:t>
        </w:r>
      </w:ins>
      <w:r w:rsidRPr="00647320">
        <w:rPr>
          <w:rFonts w:ascii="Times New Roman" w:hAnsi="Times New Roman"/>
        </w:rPr>
        <w:t>2D descriptors</w:t>
      </w:r>
      <w:del w:id="373" w:author="Author" w:date="2026-04-26T21:20:00Z" w16du:dateUtc="2026-04-26T18:20:00Z">
        <w:r w:rsidR="00647320">
          <w:delText>.</w:delText>
        </w:r>
      </w:del>
      <w:r>
        <w:rPr>
          <w:sz w:val="20"/>
          <w:szCs w:val="20"/>
          <w:vertAlign w:val="superscript"/>
        </w:rPr>
        <w:t xml:space="preserve"> 10</w:t>
      </w:r>
      <w:ins w:id="374" w:author="Author" w:date="2026-04-26T21:20:00Z" w16du:dateUtc="2026-04-26T18:20:00Z">
        <w:r>
          <w:t>.</w:t>
        </w:r>
      </w:ins>
      <w:r>
        <w:t xml:space="preserve"> After </w:t>
      </w:r>
      <w:del w:id="375" w:author="Author" w:date="2026-04-26T21:20:00Z" w16du:dateUtc="2026-04-26T18:20:00Z">
        <w:r w:rsidR="00647320">
          <w:delText>removing</w:delText>
        </w:r>
      </w:del>
      <w:ins w:id="376" w:author="Author" w:date="2026-04-26T21:20:00Z" w16du:dateUtc="2026-04-26T18:20:00Z">
        <w:r>
          <w:t>removal of</w:t>
        </w:r>
      </w:ins>
      <w:r w:rsidRPr="00647320">
        <w:rPr>
          <w:rFonts w:ascii="Times New Roman" w:hAnsi="Times New Roman"/>
        </w:rPr>
        <w:t xml:space="preserve"> zero-variance columns, </w:t>
      </w:r>
      <w:del w:id="377" w:author="Author" w:date="2026-04-26T21:20:00Z" w16du:dateUtc="2026-04-26T18:20:00Z">
        <w:r w:rsidR="00647320">
          <w:delText>converting</w:delText>
        </w:r>
      </w:del>
      <w:ins w:id="378" w:author="Author" w:date="2026-04-26T21:20:00Z" w16du:dateUtc="2026-04-26T18:20:00Z">
        <w:r>
          <w:rPr>
            <w:rFonts w:ascii="Times New Roman" w:eastAsia="Times New Roman" w:hAnsi="Times New Roman" w:cs="Times New Roman"/>
            <w:szCs w:val="24"/>
          </w:rPr>
          <w:t>conver</w:t>
        </w:r>
        <w:r>
          <w:t>sion of</w:t>
        </w:r>
      </w:ins>
      <w:r w:rsidRPr="00647320">
        <w:rPr>
          <w:rFonts w:ascii="Times New Roman" w:hAnsi="Times New Roman"/>
        </w:rPr>
        <w:t xml:space="preserve"> all values to numeric format, and </w:t>
      </w:r>
      <w:del w:id="379" w:author="Author" w:date="2026-04-26T21:20:00Z" w16du:dateUtc="2026-04-26T18:20:00Z">
        <w:r w:rsidR="00647320">
          <w:delText>dropping</w:delText>
        </w:r>
      </w:del>
      <w:ins w:id="380" w:author="Author" w:date="2026-04-26T21:20:00Z" w16du:dateUtc="2026-04-26T18:20:00Z">
        <w:r w:rsidR="0064447D">
          <w:rPr>
            <w:rFonts w:ascii="Times New Roman" w:eastAsia="Times New Roman" w:hAnsi="Times New Roman" w:cs="Times New Roman"/>
            <w:szCs w:val="24"/>
          </w:rPr>
          <w:t>removal of</w:t>
        </w:r>
      </w:ins>
      <w:r w:rsidR="0064447D" w:rsidRPr="00647320">
        <w:rPr>
          <w:rFonts w:ascii="Times New Roman" w:hAnsi="Times New Roman"/>
        </w:rPr>
        <w:t xml:space="preserve"> </w:t>
      </w:r>
      <w:r w:rsidRPr="00647320">
        <w:rPr>
          <w:rFonts w:ascii="Times New Roman" w:hAnsi="Times New Roman"/>
        </w:rPr>
        <w:t>rows with missing values, the final descriptor matrix contained 1,135 features. This high-dimensional representation was used to train an XGBoost model with the same hyp</w:t>
      </w:r>
      <w:r>
        <w:t xml:space="preserve">erparameters </w:t>
      </w:r>
      <w:del w:id="381" w:author="Author" w:date="2026-04-26T21:20:00Z" w16du:dateUtc="2026-04-26T18:20:00Z">
        <w:r w:rsidR="00647320">
          <w:delText xml:space="preserve">as </w:delText>
        </w:r>
      </w:del>
      <w:r>
        <w:t xml:space="preserve">described in Section 2.7, and to extract </w:t>
      </w:r>
      <w:r w:rsidRPr="00647320">
        <w:rPr>
          <w:rFonts w:ascii="Times New Roman" w:hAnsi="Times New Roman"/>
        </w:rPr>
        <w:t xml:space="preserve">feature </w:t>
      </w:r>
      <w:del w:id="382" w:author="Author" w:date="2026-04-26T21:20:00Z" w16du:dateUtc="2026-04-26T18:20:00Z">
        <w:r w:rsidR="00647320">
          <w:delText>importances</w:delText>
        </w:r>
      </w:del>
      <w:ins w:id="383" w:author="Author" w:date="2026-04-26T21:20:00Z" w16du:dateUtc="2026-04-26T18:20:00Z">
        <w:r>
          <w:rPr>
            <w:rFonts w:ascii="Times New Roman" w:eastAsia="Times New Roman" w:hAnsi="Times New Roman" w:cs="Times New Roman"/>
            <w:szCs w:val="24"/>
          </w:rPr>
          <w:t>importance</w:t>
        </w:r>
      </w:ins>
      <w:r>
        <w:t xml:space="preserve"> for chemical interpretation.</w:t>
      </w:r>
    </w:p>
    <w:p w14:paraId="0E572FF5" w14:textId="1555444B" w:rsidR="00FA4410" w:rsidRPr="00FA4410" w:rsidRDefault="00FA4410" w:rsidP="00A92CA4">
      <w:pPr>
        <w:pStyle w:val="Heading2"/>
        <w:numPr>
          <w:ilvl w:val="0"/>
          <w:numId w:val="0"/>
        </w:numPr>
        <w:spacing w:before="360" w:after="200"/>
        <w:ind w:left="720" w:hanging="702"/>
        <w:rPr>
          <w:rFonts w:cs="Arial"/>
          <w:szCs w:val="24"/>
        </w:rPr>
        <w:pPrChange w:id="384" w:author="Author" w:date="2026-04-26T22:19:00Z" w16du:dateUtc="2026-04-26T19:19:00Z">
          <w:pPr>
            <w:pStyle w:val="Heading2"/>
            <w:spacing w:before="360" w:after="200" w:line="360" w:lineRule="auto"/>
          </w:pPr>
        </w:pPrChange>
      </w:pPr>
      <w:ins w:id="385" w:author="Author" w:date="2026-04-26T21:20:00Z" w16du:dateUtc="2026-04-26T18:20:00Z">
        <w:r w:rsidRPr="00FA4410">
          <w:rPr>
            <w:rFonts w:cs="Arial"/>
            <w:szCs w:val="24"/>
          </w:rPr>
          <w:t>2.7</w:t>
        </w:r>
      </w:ins>
      <w:ins w:id="386" w:author="Author" w:date="2026-04-26T22:19:00Z" w16du:dateUtc="2026-04-26T19:19:00Z">
        <w:r w:rsidR="002B649B">
          <w:rPr>
            <w:rFonts w:cs="Arial"/>
            <w:szCs w:val="24"/>
          </w:rPr>
          <w:t>.</w:t>
        </w:r>
      </w:ins>
      <w:ins w:id="387" w:author="Author" w:date="2026-04-26T21:20:00Z" w16du:dateUtc="2026-04-26T18:20:00Z">
        <w:r w:rsidRPr="00FA4410">
          <w:rPr>
            <w:rFonts w:cs="Arial"/>
            <w:szCs w:val="24"/>
          </w:rPr>
          <w:t xml:space="preserve"> </w:t>
        </w:r>
      </w:ins>
      <w:r w:rsidRPr="00FA4410">
        <w:rPr>
          <w:rFonts w:cs="Arial"/>
          <w:szCs w:val="24"/>
        </w:rPr>
        <w:t xml:space="preserve">XGBoost </w:t>
      </w:r>
      <w:del w:id="388" w:author="Author" w:date="2026-04-26T21:20:00Z" w16du:dateUtc="2026-04-26T18:20:00Z">
        <w:r w:rsidR="00647320">
          <w:delText>Model Training</w:delText>
        </w:r>
      </w:del>
      <w:ins w:id="389" w:author="Author" w:date="2026-04-26T21:20:00Z" w16du:dateUtc="2026-04-26T18:20:00Z">
        <w:r w:rsidRPr="00FA4410">
          <w:rPr>
            <w:rFonts w:cs="Arial"/>
            <w:szCs w:val="24"/>
          </w:rPr>
          <w:t>model training</w:t>
        </w:r>
      </w:ins>
      <w:r w:rsidRPr="00FA4410">
        <w:rPr>
          <w:rFonts w:cs="Arial"/>
          <w:szCs w:val="24"/>
        </w:rPr>
        <w:t xml:space="preserve"> and </w:t>
      </w:r>
      <w:del w:id="390" w:author="Author" w:date="2026-04-26T21:20:00Z" w16du:dateUtc="2026-04-26T18:20:00Z">
        <w:r w:rsidR="00647320">
          <w:delText>Evaluation</w:delText>
        </w:r>
      </w:del>
      <w:ins w:id="391" w:author="Author" w:date="2026-04-26T21:20:00Z" w16du:dateUtc="2026-04-26T18:20:00Z">
        <w:r w:rsidRPr="00FA4410">
          <w:rPr>
            <w:rFonts w:cs="Arial"/>
            <w:szCs w:val="24"/>
          </w:rPr>
          <w:t>evaluation</w:t>
        </w:r>
      </w:ins>
    </w:p>
    <w:p w14:paraId="41D77C22" w14:textId="705BA859" w:rsidR="00FA4410" w:rsidRDefault="00FA4410" w:rsidP="00A92CA4">
      <w:pPr>
        <w:spacing w:after="200"/>
        <w:ind w:firstLine="720"/>
      </w:pPr>
      <w:r>
        <w:t>All models were trained using XGBoost</w:t>
      </w:r>
      <w:r>
        <w:rPr>
          <w:sz w:val="20"/>
          <w:szCs w:val="20"/>
          <w:vertAlign w:val="superscript"/>
        </w:rPr>
        <w:t xml:space="preserve"> 6</w:t>
      </w:r>
      <w:r>
        <w:t xml:space="preserve"> with </w:t>
      </w:r>
      <w:del w:id="392" w:author="Author" w:date="2026-04-26T21:20:00Z" w16du:dateUtc="2026-04-26T18:20:00Z">
        <w:r w:rsidR="00647320">
          <w:delText>the</w:delText>
        </w:r>
      </w:del>
      <w:ins w:id="393" w:author="Author" w:date="2026-04-26T21:20:00Z" w16du:dateUtc="2026-04-26T18:20:00Z">
        <w:r>
          <w:t>a</w:t>
        </w:r>
      </w:ins>
      <w:r>
        <w:t xml:space="preserve"> squared-error regression objective (</w:t>
      </w:r>
      <w:del w:id="394" w:author="Author" w:date="2026-04-26T21:20:00Z" w16du:dateUtc="2026-04-26T18:20:00Z">
        <w:r w:rsidR="00647320">
          <w:delText>reg:</w:delText>
        </w:r>
      </w:del>
      <w:r>
        <w:t>squarederror). For</w:t>
      </w:r>
      <w:del w:id="395" w:author="Author" w:date="2026-04-26T21:20:00Z" w16du:dateUtc="2026-04-26T18:20:00Z">
        <w:r w:rsidR="00647320">
          <w:delText xml:space="preserve"> the</w:delText>
        </w:r>
      </w:del>
      <w:r>
        <w:t xml:space="preserve"> fingerprint comparison experiments, hyperparameter optimization was performed via </w:t>
      </w:r>
      <w:ins w:id="396" w:author="Author" w:date="2026-04-26T21:20:00Z" w16du:dateUtc="2026-04-26T18:20:00Z">
        <w:r>
          <w:rPr>
            <w:rFonts w:ascii="Times New Roman" w:eastAsia="Times New Roman" w:hAnsi="Times New Roman" w:cs="Times New Roman"/>
            <w:szCs w:val="24"/>
          </w:rPr>
          <w:t xml:space="preserve">an </w:t>
        </w:r>
      </w:ins>
      <w:r w:rsidRPr="00647320">
        <w:rPr>
          <w:rFonts w:ascii="Times New Roman" w:hAnsi="Times New Roman"/>
        </w:rPr>
        <w:t xml:space="preserve">exhaustive grid search with five-fold cross-validation using </w:t>
      </w:r>
      <w:del w:id="397" w:author="Author" w:date="2026-04-26T21:20:00Z" w16du:dateUtc="2026-04-26T18:20:00Z">
        <w:r w:rsidR="00647320">
          <w:delText xml:space="preserve">scikit-learn’s </w:delText>
        </w:r>
      </w:del>
      <w:r>
        <w:t>GridSearchCV</w:t>
      </w:r>
      <w:del w:id="398" w:author="Author" w:date="2026-04-26T21:20:00Z" w16du:dateUtc="2026-04-26T18:20:00Z">
        <w:r w:rsidR="00647320">
          <w:delText>.</w:delText>
        </w:r>
      </w:del>
      <w:r>
        <w:rPr>
          <w:sz w:val="20"/>
          <w:szCs w:val="20"/>
          <w:vertAlign w:val="superscript"/>
        </w:rPr>
        <w:t xml:space="preserve"> 15</w:t>
      </w:r>
      <w:ins w:id="399" w:author="Author" w:date="2026-04-26T21:20:00Z" w16du:dateUtc="2026-04-26T18:20:00Z">
        <w:r>
          <w:t>.</w:t>
        </w:r>
      </w:ins>
      <w:r>
        <w:t xml:space="preserve"> The search space include</w:t>
      </w:r>
      <w:r w:rsidR="003D0BE2">
        <w:t>d</w:t>
      </w:r>
      <w:del w:id="400" w:author="Author" w:date="2026-04-26T21:20:00Z" w16du:dateUtc="2026-04-26T18:20:00Z">
        <w:r w:rsidR="00647320">
          <w:delText>:</w:delText>
        </w:r>
      </w:del>
      <w:r>
        <w:t xml:space="preserve"> n_estimators = {300}, max_depth = {3, 6}, learning_rate = {0.1, 0.2}, subsample = {0.8}, colsample_bytree = {0.8, 1.0}, and reg_lambda = {1, 5}. The </w:t>
      </w:r>
      <w:del w:id="401" w:author="Author" w:date="2026-04-26T21:20:00Z" w16du:dateUtc="2026-04-26T18:20:00Z">
        <w:r w:rsidR="00647320">
          <w:delText>best</w:delText>
        </w:r>
      </w:del>
      <w:ins w:id="402" w:author="Author" w:date="2026-04-26T21:20:00Z" w16du:dateUtc="2026-04-26T18:20:00Z">
        <w:r>
          <w:t>optimal</w:t>
        </w:r>
      </w:ins>
      <w:r>
        <w:t xml:space="preserve"> model </w:t>
      </w:r>
      <w:del w:id="403" w:author="Author" w:date="2026-04-26T21:20:00Z" w16du:dateUtc="2026-04-26T18:20:00Z">
        <w:r w:rsidR="00647320">
          <w:delText>from</w:delText>
        </w:r>
      </w:del>
      <w:ins w:id="404" w:author="Author" w:date="2026-04-26T21:20:00Z" w16du:dateUtc="2026-04-26T18:20:00Z">
        <w:r>
          <w:t>determined by</w:t>
        </w:r>
      </w:ins>
      <w:r>
        <w:t xml:space="preserve"> </w:t>
      </w:r>
      <w:r w:rsidRPr="00647320">
        <w:rPr>
          <w:rFonts w:ascii="Times New Roman" w:hAnsi="Times New Roman"/>
        </w:rPr>
        <w:t xml:space="preserve">cross-validation was evaluated </w:t>
      </w:r>
      <w:del w:id="405" w:author="Author" w:date="2026-04-26T21:20:00Z" w16du:dateUtc="2026-04-26T18:20:00Z">
        <w:r w:rsidR="00647320">
          <w:delText>on</w:delText>
        </w:r>
      </w:del>
      <w:ins w:id="406" w:author="Author" w:date="2026-04-26T21:20:00Z" w16du:dateUtc="2026-04-26T18:20:00Z">
        <w:r>
          <w:t>using</w:t>
        </w:r>
      </w:ins>
      <w:r>
        <w:t xml:space="preserve"> the held-out test set. For </w:t>
      </w:r>
      <w:r w:rsidR="00AF17A5">
        <w:t xml:space="preserve">the </w:t>
      </w:r>
      <w:r>
        <w:t xml:space="preserve">extended descriptor analysis, fixed hyperparameters were employed (n_estimators = 300, max_depth = 6, learning_rate = 0.1, subsample = 0.8, colsample_bytree = 0.8, </w:t>
      </w:r>
      <w:ins w:id="407" w:author="Author" w:date="2026-04-26T21:20:00Z" w16du:dateUtc="2026-04-26T18:20:00Z">
        <w:r>
          <w:rPr>
            <w:rFonts w:ascii="Times New Roman" w:eastAsia="Times New Roman" w:hAnsi="Times New Roman" w:cs="Times New Roman"/>
            <w:szCs w:val="24"/>
          </w:rPr>
          <w:t xml:space="preserve">and </w:t>
        </w:r>
      </w:ins>
      <w:r w:rsidRPr="00647320">
        <w:rPr>
          <w:rFonts w:ascii="Times New Roman" w:hAnsi="Times New Roman"/>
        </w:rPr>
        <w:t>reg_lambda = 1</w:t>
      </w:r>
      <w:del w:id="408" w:author="Author" w:date="2026-04-26T21:20:00Z" w16du:dateUtc="2026-04-26T18:20:00Z">
        <w:r w:rsidR="00647320">
          <w:delText>)</w:delText>
        </w:r>
      </w:del>
      <w:ins w:id="409" w:author="Author" w:date="2026-04-26T21:20:00Z" w16du:dateUtc="2026-04-26T18:20:00Z">
        <w:r>
          <w:rPr>
            <w:rFonts w:ascii="Times New Roman" w:eastAsia="Times New Roman" w:hAnsi="Times New Roman" w:cs="Times New Roman"/>
            <w:szCs w:val="24"/>
          </w:rPr>
          <w:t>),</w:t>
        </w:r>
      </w:ins>
      <w:r w:rsidRPr="00647320">
        <w:rPr>
          <w:rFonts w:ascii="Times New Roman" w:hAnsi="Times New Roman"/>
        </w:rPr>
        <w:t xml:space="preserve"> following published guidelines for gradient boosting in QSAR</w:t>
      </w:r>
      <w:del w:id="410" w:author="Author" w:date="2026-04-26T21:20:00Z" w16du:dateUtc="2026-04-26T18:20:00Z">
        <w:r w:rsidR="00647320">
          <w:delText>.</w:delText>
        </w:r>
      </w:del>
      <w:r>
        <w:rPr>
          <w:sz w:val="20"/>
          <w:szCs w:val="20"/>
          <w:vertAlign w:val="superscript"/>
        </w:rPr>
        <w:t xml:space="preserve"> 7</w:t>
      </w:r>
      <w:ins w:id="411" w:author="Author" w:date="2026-04-26T21:20:00Z" w16du:dateUtc="2026-04-26T18:20:00Z">
        <w:r>
          <w:t>.</w:t>
        </w:r>
      </w:ins>
      <w:r>
        <w:t xml:space="preserve"> Model performance was assessed using the coefficient of determination (</w:t>
      </w:r>
      <w:del w:id="412" w:author="Author" w:date="2026-04-26T21:20:00Z" w16du:dateUtc="2026-04-26T18:20:00Z">
        <w:r w:rsidR="00647320">
          <w:delText>R²), root-mean-squared error (</w:delText>
        </w:r>
      </w:del>
      <w:ins w:id="413" w:author="Author" w:date="2026-04-26T21:20:00Z" w16du:dateUtc="2026-04-26T18:20:00Z">
        <w:r>
          <w:t>R</w:t>
        </w:r>
        <w:r w:rsidRPr="00647320">
          <w:rPr>
            <w:vertAlign w:val="superscript"/>
          </w:rPr>
          <w:t>2</w:t>
        </w:r>
        <w:r>
          <w:t xml:space="preserve">), </w:t>
        </w:r>
      </w:ins>
      <w:r>
        <w:t>RMSE</w:t>
      </w:r>
      <w:del w:id="414" w:author="Author" w:date="2026-04-26T21:20:00Z" w16du:dateUtc="2026-04-26T18:20:00Z">
        <w:r w:rsidR="00647320">
          <w:delText>),</w:delText>
        </w:r>
      </w:del>
      <w:ins w:id="415" w:author="Author" w:date="2026-04-26T21:20:00Z" w16du:dateUtc="2026-04-26T18:20:00Z">
        <w:r>
          <w:t>,</w:t>
        </w:r>
      </w:ins>
      <w:r>
        <w:t xml:space="preserve"> and </w:t>
      </w:r>
      <w:del w:id="416" w:author="Author" w:date="2026-04-26T21:20:00Z" w16du:dateUtc="2026-04-26T18:20:00Z">
        <w:r w:rsidR="00647320">
          <w:delText>mean absolute error (</w:delText>
        </w:r>
      </w:del>
      <w:commentRangeStart w:id="417"/>
      <w:r>
        <w:t>MAE</w:t>
      </w:r>
      <w:del w:id="418" w:author="Author" w:date="2026-04-26T21:20:00Z" w16du:dateUtc="2026-04-26T18:20:00Z">
        <w:r w:rsidR="00647320">
          <w:delText>) on</w:delText>
        </w:r>
      </w:del>
      <w:ins w:id="419" w:author="Author" w:date="2026-04-26T21:20:00Z" w16du:dateUtc="2026-04-26T18:20:00Z">
        <w:r>
          <w:t xml:space="preserve"> </w:t>
        </w:r>
        <w:commentRangeEnd w:id="417"/>
        <w:r>
          <w:rPr>
            <w:rStyle w:val="CommentReference"/>
            <w:sz w:val="24"/>
            <w:szCs w:val="22"/>
          </w:rPr>
          <w:commentReference w:id="417"/>
        </w:r>
        <w:r>
          <w:t>for</w:t>
        </w:r>
      </w:ins>
      <w:r>
        <w:t xml:space="preserve"> both </w:t>
      </w:r>
      <w:ins w:id="420" w:author="Author" w:date="2026-04-26T21:20:00Z" w16du:dateUtc="2026-04-26T18:20:00Z">
        <w:r>
          <w:rPr>
            <w:rFonts w:ascii="Times New Roman" w:eastAsia="Times New Roman" w:hAnsi="Times New Roman" w:cs="Times New Roman"/>
            <w:szCs w:val="24"/>
          </w:rPr>
          <w:t xml:space="preserve">the </w:t>
        </w:r>
      </w:ins>
      <w:r w:rsidRPr="00647320">
        <w:rPr>
          <w:rFonts w:ascii="Times New Roman" w:hAnsi="Times New Roman"/>
        </w:rPr>
        <w:t xml:space="preserve">training and test sets. Feature </w:t>
      </w:r>
      <w:del w:id="421" w:author="Author" w:date="2026-04-26T21:20:00Z" w16du:dateUtc="2026-04-26T18:20:00Z">
        <w:r w:rsidR="00647320">
          <w:delText>importances were</w:delText>
        </w:r>
      </w:del>
      <w:ins w:id="422" w:author="Author" w:date="2026-04-26T21:20:00Z" w16du:dateUtc="2026-04-26T18:20:00Z">
        <w:r>
          <w:rPr>
            <w:rFonts w:ascii="Times New Roman" w:eastAsia="Times New Roman" w:hAnsi="Times New Roman" w:cs="Times New Roman"/>
            <w:szCs w:val="24"/>
          </w:rPr>
          <w:t>importance</w:t>
        </w:r>
        <w:r>
          <w:t xml:space="preserve"> was</w:t>
        </w:r>
      </w:ins>
      <w:r>
        <w:t xml:space="preserve"> extracted from the trained XGBoost model using </w:t>
      </w:r>
      <w:del w:id="423" w:author="Author" w:date="2026-04-26T21:20:00Z" w16du:dateUtc="2026-04-26T18:20:00Z">
        <w:r w:rsidR="00647320">
          <w:delText>the</w:delText>
        </w:r>
      </w:del>
      <w:ins w:id="424" w:author="Author" w:date="2026-04-26T21:20:00Z" w16du:dateUtc="2026-04-26T18:20:00Z">
        <w:r>
          <w:t>a</w:t>
        </w:r>
      </w:ins>
      <w:r>
        <w:t xml:space="preserve"> gain-based importance metric.</w:t>
      </w:r>
    </w:p>
    <w:p w14:paraId="02C1EBB0" w14:textId="5D80CA21" w:rsidR="00FA4410" w:rsidRPr="00FA4410" w:rsidRDefault="00FA4410" w:rsidP="00A92CA4">
      <w:pPr>
        <w:pStyle w:val="Heading1"/>
        <w:numPr>
          <w:ilvl w:val="0"/>
          <w:numId w:val="0"/>
        </w:numPr>
        <w:ind w:left="360" w:hanging="360"/>
        <w:rPr>
          <w:rFonts w:cs="Arial"/>
          <w:szCs w:val="24"/>
        </w:rPr>
        <w:pPrChange w:id="425" w:author="Author" w:date="2026-04-26T22:35:00Z" w16du:dateUtc="2026-04-26T19:35:00Z">
          <w:pPr>
            <w:pStyle w:val="Heading1"/>
            <w:spacing w:line="360" w:lineRule="auto"/>
          </w:pPr>
        </w:pPrChange>
      </w:pPr>
      <w:ins w:id="426" w:author="Author" w:date="2026-04-26T21:20:00Z" w16du:dateUtc="2026-04-26T18:20:00Z">
        <w:r w:rsidRPr="00FA4410">
          <w:rPr>
            <w:rFonts w:cs="Arial"/>
            <w:szCs w:val="24"/>
          </w:rPr>
          <w:lastRenderedPageBreak/>
          <w:t xml:space="preserve">3. </w:t>
        </w:r>
      </w:ins>
      <w:r w:rsidRPr="00FA4410">
        <w:rPr>
          <w:rFonts w:cs="Arial"/>
          <w:szCs w:val="24"/>
        </w:rPr>
        <w:t xml:space="preserve">Results and </w:t>
      </w:r>
      <w:r w:rsidR="00BF6FDA" w:rsidRPr="00FA4410">
        <w:rPr>
          <w:rFonts w:cs="Arial"/>
          <w:szCs w:val="24"/>
        </w:rPr>
        <w:t>discussion</w:t>
      </w:r>
    </w:p>
    <w:p w14:paraId="647B6F6A" w14:textId="3D0F87B7" w:rsidR="00FA4410" w:rsidRPr="00FA4410" w:rsidRDefault="00FA4410" w:rsidP="00A92CA4">
      <w:pPr>
        <w:pStyle w:val="Heading2"/>
        <w:numPr>
          <w:ilvl w:val="0"/>
          <w:numId w:val="0"/>
        </w:numPr>
        <w:spacing w:before="360" w:after="200"/>
        <w:ind w:left="720" w:hanging="702"/>
        <w:rPr>
          <w:rFonts w:cs="Arial"/>
          <w:szCs w:val="24"/>
        </w:rPr>
        <w:pPrChange w:id="427" w:author="Author" w:date="2026-04-26T22:36:00Z" w16du:dateUtc="2026-04-26T19:36:00Z">
          <w:pPr>
            <w:pStyle w:val="Heading2"/>
            <w:spacing w:before="360" w:after="200" w:line="360" w:lineRule="auto"/>
          </w:pPr>
        </w:pPrChange>
      </w:pPr>
      <w:ins w:id="428" w:author="Author" w:date="2026-04-26T21:20:00Z" w16du:dateUtc="2026-04-26T18:20:00Z">
        <w:r w:rsidRPr="00FA4410">
          <w:rPr>
            <w:rFonts w:cs="Arial"/>
            <w:szCs w:val="24"/>
          </w:rPr>
          <w:t>3.1</w:t>
        </w:r>
      </w:ins>
      <w:ins w:id="429" w:author="Author" w:date="2026-04-26T22:37:00Z" w16du:dateUtc="2026-04-26T19:37:00Z">
        <w:r w:rsidR="00591ECA">
          <w:rPr>
            <w:rFonts w:cs="Arial"/>
            <w:szCs w:val="24"/>
          </w:rPr>
          <w:t>.</w:t>
        </w:r>
      </w:ins>
      <w:ins w:id="430" w:author="Author" w:date="2026-04-26T21:20:00Z" w16du:dateUtc="2026-04-26T18:20:00Z">
        <w:r w:rsidRPr="00FA4410">
          <w:rPr>
            <w:rFonts w:cs="Arial"/>
            <w:szCs w:val="24"/>
          </w:rPr>
          <w:t xml:space="preserve"> </w:t>
        </w:r>
      </w:ins>
      <w:r w:rsidRPr="00FA4410">
        <w:rPr>
          <w:rFonts w:cs="Arial"/>
          <w:szCs w:val="24"/>
        </w:rPr>
        <w:t xml:space="preserve">Effect of Morgan </w:t>
      </w:r>
      <w:del w:id="431" w:author="Author" w:date="2026-04-26T21:20:00Z" w16du:dateUtc="2026-04-26T18:20:00Z">
        <w:r w:rsidR="00647320">
          <w:delText>Fingerprint Parameters</w:delText>
        </w:r>
      </w:del>
      <w:ins w:id="432" w:author="Author" w:date="2026-04-26T21:20:00Z" w16du:dateUtc="2026-04-26T18:20:00Z">
        <w:r w:rsidRPr="00FA4410">
          <w:rPr>
            <w:rFonts w:cs="Arial"/>
            <w:szCs w:val="24"/>
          </w:rPr>
          <w:t>fingerprint parameters</w:t>
        </w:r>
      </w:ins>
    </w:p>
    <w:p w14:paraId="6E6E235A" w14:textId="5B87DEB2" w:rsidR="00FA4410" w:rsidRDefault="00FA4410" w:rsidP="00A92CA4">
      <w:pPr>
        <w:spacing w:after="200"/>
        <w:ind w:left="0"/>
      </w:pPr>
      <w:r>
        <w:t>The predictive performance of</w:t>
      </w:r>
      <w:ins w:id="433" w:author="Author" w:date="2026-04-26T21:20:00Z" w16du:dateUtc="2026-04-26T18:20:00Z">
        <w:r>
          <w:t xml:space="preserve"> </w:t>
        </w:r>
        <w:r>
          <w:rPr>
            <w:rFonts w:ascii="Times New Roman" w:eastAsia="Times New Roman" w:hAnsi="Times New Roman" w:cs="Times New Roman"/>
            <w:szCs w:val="24"/>
          </w:rPr>
          <w:t>the</w:t>
        </w:r>
      </w:ins>
      <w:r w:rsidRPr="00647320">
        <w:rPr>
          <w:rFonts w:ascii="Times New Roman" w:hAnsi="Times New Roman"/>
        </w:rPr>
        <w:t xml:space="preserve"> Morgan fingerprints varied substantially with both radius and bit length. Figure 1 illustrates the relationship between </w:t>
      </w:r>
      <w:ins w:id="434" w:author="Author" w:date="2026-04-26T21:20:00Z" w16du:dateUtc="2026-04-26T18:20:00Z">
        <w:r>
          <w:rPr>
            <w:rFonts w:ascii="Times New Roman" w:eastAsia="Times New Roman" w:hAnsi="Times New Roman" w:cs="Times New Roman"/>
            <w:szCs w:val="24"/>
          </w:rPr>
          <w:t xml:space="preserve">the </w:t>
        </w:r>
      </w:ins>
      <w:r w:rsidRPr="00647320">
        <w:rPr>
          <w:rFonts w:ascii="Times New Roman" w:hAnsi="Times New Roman"/>
        </w:rPr>
        <w:t xml:space="preserve">fingerprint bit length and </w:t>
      </w:r>
      <w:del w:id="435" w:author="Author" w:date="2026-04-26T21:20:00Z" w16du:dateUtc="2026-04-26T18:20:00Z">
        <w:r w:rsidR="00647320">
          <w:delText>test R²</w:delText>
        </w:r>
      </w:del>
      <w:ins w:id="436" w:author="Author" w:date="2026-04-26T21:20:00Z" w16du:dateUtc="2026-04-26T18:20:00Z">
        <w:r>
          <w:t>R</w:t>
        </w:r>
        <w:r w:rsidRPr="00647320">
          <w:rPr>
            <w:vertAlign w:val="superscript"/>
          </w:rPr>
          <w:t>2</w:t>
        </w:r>
      </w:ins>
      <w:r>
        <w:t xml:space="preserve"> for each radius. At the smallest bit length </w:t>
      </w:r>
      <w:proofErr w:type="gramStart"/>
      <w:r>
        <w:t>tested</w:t>
      </w:r>
      <w:proofErr w:type="gramEnd"/>
      <w:r>
        <w:t xml:space="preserve"> (12 bits), all radii </w:t>
      </w:r>
      <w:del w:id="437" w:author="Author" w:date="2026-04-26T21:20:00Z" w16du:dateUtc="2026-04-26T18:20:00Z">
        <w:r w:rsidR="00647320">
          <w:delText>produced</w:delText>
        </w:r>
      </w:del>
      <w:ins w:id="438" w:author="Author" w:date="2026-04-26T21:20:00Z" w16du:dateUtc="2026-04-26T18:20:00Z">
        <w:r>
          <w:t>yielded</w:t>
        </w:r>
      </w:ins>
      <w:r>
        <w:t xml:space="preserve"> poor </w:t>
      </w:r>
      <w:del w:id="439" w:author="Author" w:date="2026-04-26T21:20:00Z" w16du:dateUtc="2026-04-26T18:20:00Z">
        <w:r w:rsidR="00647320">
          <w:delText>models</w:delText>
        </w:r>
      </w:del>
      <w:ins w:id="440" w:author="Author" w:date="2026-04-26T21:20:00Z" w16du:dateUtc="2026-04-26T18:20:00Z">
        <w:r>
          <w:t>model performance</w:t>
        </w:r>
      </w:ins>
      <w:r>
        <w:t xml:space="preserve"> (test </w:t>
      </w:r>
      <w:del w:id="441" w:author="Author" w:date="2026-04-26T21:20:00Z" w16du:dateUtc="2026-04-26T18:20:00Z">
        <w:r w:rsidR="00647320">
          <w:delText>R²</w:delText>
        </w:r>
      </w:del>
      <w:ins w:id="442" w:author="Author" w:date="2026-04-26T21:20:00Z" w16du:dateUtc="2026-04-26T18:20:00Z">
        <w:r>
          <w:t>R</w:t>
        </w:r>
        <w:r w:rsidRPr="00647320">
          <w:rPr>
            <w:vertAlign w:val="superscript"/>
          </w:rPr>
          <w:t>2</w:t>
        </w:r>
      </w:ins>
      <w:r>
        <w:t xml:space="preserve"> &lt; 0.20), reflecting severe information loss due to hash collisions. </w:t>
      </w:r>
      <w:r w:rsidR="00E2533C">
        <w:t>P</w:t>
      </w:r>
      <w:r>
        <w:t>erformance increased monotonically with</w:t>
      </w:r>
      <w:r w:rsidRPr="00647320">
        <w:rPr>
          <w:rFonts w:ascii="Times New Roman" w:hAnsi="Times New Roman"/>
        </w:rPr>
        <w:t xml:space="preserve"> bit length up to</w:t>
      </w:r>
      <w:r w:rsidR="000877F2" w:rsidRPr="00647320">
        <w:rPr>
          <w:rFonts w:ascii="Times New Roman" w:hAnsi="Times New Roman"/>
        </w:rPr>
        <w:t xml:space="preserve"> approximately</w:t>
      </w:r>
      <w:commentRangeStart w:id="443"/>
      <w:commentRangeEnd w:id="443"/>
      <w:r>
        <w:rPr>
          <w:rStyle w:val="CommentReference"/>
          <w:rFonts w:ascii="Times New Roman" w:eastAsia="Times New Roman" w:hAnsi="Times New Roman" w:cs="Times New Roman"/>
          <w:sz w:val="24"/>
          <w:szCs w:val="24"/>
        </w:rPr>
        <w:commentReference w:id="443"/>
      </w:r>
      <w:r w:rsidR="007C1523" w:rsidRPr="00647320">
        <w:rPr>
          <w:rFonts w:ascii="Times New Roman" w:hAnsi="Times New Roman"/>
        </w:rPr>
        <w:t xml:space="preserve"> </w:t>
      </w:r>
      <w:r w:rsidRPr="00647320">
        <w:rPr>
          <w:rFonts w:ascii="Times New Roman" w:hAnsi="Times New Roman"/>
        </w:rPr>
        <w:t xml:space="preserve">2,048–4,096 bits, beyond which </w:t>
      </w:r>
      <w:del w:id="444" w:author="Author" w:date="2026-04-26T21:20:00Z" w16du:dateUtc="2026-04-26T18:20:00Z">
        <w:r w:rsidR="00647320">
          <w:delText>gains</w:delText>
        </w:r>
      </w:del>
      <w:ins w:id="445" w:author="Author" w:date="2026-04-26T21:20:00Z" w16du:dateUtc="2026-04-26T18:20:00Z">
        <w:r>
          <w:rPr>
            <w:rFonts w:ascii="Times New Roman" w:eastAsia="Times New Roman" w:hAnsi="Times New Roman" w:cs="Times New Roman"/>
            <w:szCs w:val="24"/>
          </w:rPr>
          <w:t>the gain</w:t>
        </w:r>
      </w:ins>
      <w:r w:rsidRPr="00647320">
        <w:rPr>
          <w:rFonts w:ascii="Times New Roman" w:hAnsi="Times New Roman"/>
        </w:rPr>
        <w:t xml:space="preserve"> plateaued. </w:t>
      </w:r>
      <w:r>
        <w:t>Radius 2</w:t>
      </w:r>
      <w:r w:rsidRPr="00647320">
        <w:rPr>
          <w:rFonts w:ascii="Times New Roman" w:hAnsi="Times New Roman"/>
        </w:rPr>
        <w:t xml:space="preserve"> consistently outperformed </w:t>
      </w:r>
      <w:ins w:id="446" w:author="Author" w:date="2026-04-26T21:20:00Z" w16du:dateUtc="2026-04-26T18:20:00Z">
        <w:r>
          <w:rPr>
            <w:rFonts w:ascii="Times New Roman" w:eastAsia="Times New Roman" w:hAnsi="Times New Roman" w:cs="Times New Roman"/>
            <w:szCs w:val="24"/>
          </w:rPr>
          <w:t xml:space="preserve">the </w:t>
        </w:r>
      </w:ins>
      <w:r w:rsidRPr="00647320">
        <w:rPr>
          <w:rFonts w:ascii="Times New Roman" w:hAnsi="Times New Roman"/>
        </w:rPr>
        <w:t>other radii</w:t>
      </w:r>
      <w:r>
        <w:t xml:space="preserve"> at higher bit lengths, achieving </w:t>
      </w:r>
      <w:del w:id="447" w:author="Author" w:date="2026-04-26T21:20:00Z" w16du:dateUtc="2026-04-26T18:20:00Z">
        <w:r w:rsidR="00647320">
          <w:delText>the best</w:delText>
        </w:r>
      </w:del>
      <w:ins w:id="448" w:author="Author" w:date="2026-04-26T21:20:00Z" w16du:dateUtc="2026-04-26T18:20:00Z">
        <w:r>
          <w:t>superior</w:t>
        </w:r>
      </w:ins>
      <w:r>
        <w:t xml:space="preserve"> individual Morgan fingerprint </w:t>
      </w:r>
      <w:del w:id="449" w:author="Author" w:date="2026-04-26T21:20:00Z" w16du:dateUtc="2026-04-26T18:20:00Z">
        <w:r w:rsidR="00647320">
          <w:delText>result</w:delText>
        </w:r>
      </w:del>
      <w:ins w:id="450" w:author="Author" w:date="2026-04-26T21:20:00Z" w16du:dateUtc="2026-04-26T18:20:00Z">
        <w:r>
          <w:t>result</w:t>
        </w:r>
        <w:r>
          <w:rPr>
            <w:rFonts w:ascii="Times New Roman" w:eastAsia="Times New Roman" w:hAnsi="Times New Roman" w:cs="Times New Roman"/>
            <w:szCs w:val="24"/>
          </w:rPr>
          <w:t>s</w:t>
        </w:r>
      </w:ins>
      <w:r w:rsidRPr="00647320">
        <w:rPr>
          <w:rFonts w:ascii="Times New Roman" w:hAnsi="Times New Roman"/>
        </w:rPr>
        <w:t xml:space="preserve">: test </w:t>
      </w:r>
      <w:del w:id="451" w:author="Author" w:date="2026-04-26T21:20:00Z" w16du:dateUtc="2026-04-26T18:20:00Z">
        <w:r w:rsidR="00647320">
          <w:delText>R²</w:delText>
        </w:r>
      </w:del>
      <w:ins w:id="452" w:author="Author" w:date="2026-04-26T21:20:00Z" w16du:dateUtc="2026-04-26T18:20:00Z">
        <w:r>
          <w:rPr>
            <w:rFonts w:ascii="Times New Roman" w:eastAsia="Times New Roman" w:hAnsi="Times New Roman" w:cs="Times New Roman"/>
            <w:szCs w:val="24"/>
          </w:rPr>
          <w:t>R</w:t>
        </w:r>
        <w:r w:rsidRPr="00647320">
          <w:rPr>
            <w:vertAlign w:val="superscript"/>
          </w:rPr>
          <w:t>2</w:t>
        </w:r>
      </w:ins>
      <w:r w:rsidRPr="00647320">
        <w:rPr>
          <w:rFonts w:ascii="Times New Roman" w:hAnsi="Times New Roman"/>
        </w:rPr>
        <w:t xml:space="preserve"> = 0.795</w:t>
      </w:r>
      <w:del w:id="453" w:author="Author" w:date="2026-04-26T21:20:00Z" w16du:dateUtc="2026-04-26T18:20:00Z">
        <w:r w:rsidR="00647320">
          <w:delText>,</w:delText>
        </w:r>
      </w:del>
      <w:ins w:id="454" w:author="Author" w:date="2026-04-26T21:20:00Z" w16du:dateUtc="2026-04-26T18:20:00Z">
        <w:r>
          <w:t xml:space="preserve"> and</w:t>
        </w:r>
      </w:ins>
      <w:r>
        <w:t xml:space="preserve"> RMSE = 1.539 at 16,384 bits. This finding is consistent with the observation that ECFP4 (radius 2) captures </w:t>
      </w:r>
      <w:r w:rsidR="00C62670">
        <w:t>a</w:t>
      </w:r>
      <w:r>
        <w:t xml:space="preserve"> balance between local atomic environments and </w:t>
      </w:r>
      <w:r w:rsidRPr="00647320">
        <w:rPr>
          <w:rFonts w:ascii="Times New Roman" w:hAnsi="Times New Roman"/>
        </w:rPr>
        <w:t>br</w:t>
      </w:r>
      <w:r>
        <w:t>oader substructural context</w:t>
      </w:r>
      <w:del w:id="455" w:author="Author" w:date="2026-04-26T21:20:00Z" w16du:dateUtc="2026-04-26T18:20:00Z">
        <w:r w:rsidR="00647320">
          <w:delText>.</w:delText>
        </w:r>
      </w:del>
      <w:r w:rsidRPr="00647320">
        <w:t xml:space="preserve"> </w:t>
      </w:r>
      <w:r>
        <w:rPr>
          <w:sz w:val="20"/>
          <w:szCs w:val="20"/>
          <w:vertAlign w:val="superscript"/>
        </w:rPr>
        <w:t>8</w:t>
      </w:r>
      <w:ins w:id="456" w:author="Author" w:date="2026-04-26T21:20:00Z" w16du:dateUtc="2026-04-26T18:20:00Z">
        <w:r w:rsidRPr="00647320">
          <w:rPr>
            <w:sz w:val="20"/>
            <w:szCs w:val="20"/>
          </w:rPr>
          <w:t>.</w:t>
        </w:r>
      </w:ins>
    </w:p>
    <w:p w14:paraId="124F2F7B" w14:textId="77777777" w:rsidR="00FA4410" w:rsidRDefault="00FA4410" w:rsidP="00FA4410">
      <w:pPr>
        <w:spacing w:before="120" w:after="60"/>
        <w:jc w:val="center"/>
      </w:pPr>
      <w:commentRangeStart w:id="457"/>
      <w:r>
        <w:rPr>
          <w:noProof/>
          <w:lang w:val="pl-PL" w:eastAsia="pl-PL"/>
        </w:rPr>
        <w:drawing>
          <wp:inline distT="0" distB="0" distL="0" distR="0" wp14:anchorId="5EFDDBFE" wp14:editId="4BED7B36">
            <wp:extent cx="4000500" cy="2667000"/>
            <wp:effectExtent l="0" t="0" r="0" b="0"/>
            <wp:docPr id="1" name="fig1_morgan_performance.png" descr="fig1_morgan_performance.png" title="fig1_morgan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6"/>
                    <a:stretch>
                      <a:fillRect/>
                    </a:stretch>
                  </pic:blipFill>
                  <pic:spPr bwMode="auto">
                    <a:xfrm>
                      <a:off x="0" y="0"/>
                      <a:ext cx="4000500" cy="2667000"/>
                    </a:xfrm>
                    <a:prstGeom prst="rect">
                      <a:avLst/>
                    </a:prstGeom>
                  </pic:spPr>
                </pic:pic>
              </a:graphicData>
            </a:graphic>
          </wp:inline>
        </w:drawing>
      </w:r>
      <w:commentRangeEnd w:id="457"/>
      <w:r>
        <w:rPr>
          <w:rStyle w:val="CommentReference"/>
          <w:sz w:val="24"/>
          <w:szCs w:val="22"/>
        </w:rPr>
        <w:commentReference w:id="457"/>
      </w:r>
    </w:p>
    <w:p w14:paraId="02DD37DC" w14:textId="41764706" w:rsidR="00FA4410" w:rsidRPr="00647320" w:rsidRDefault="00FA4410" w:rsidP="00A92CA4">
      <w:pPr>
        <w:spacing w:before="120" w:after="240" w:line="240" w:lineRule="auto"/>
        <w:jc w:val="center"/>
        <w:rPr>
          <w:i/>
        </w:rPr>
      </w:pPr>
      <w:commentRangeStart w:id="458"/>
      <w:r w:rsidRPr="00647320">
        <w:rPr>
          <w:i/>
        </w:rPr>
        <w:t>Figure 1.</w:t>
      </w:r>
      <w:r w:rsidRPr="00647320">
        <w:rPr>
          <w:b/>
          <w:i/>
        </w:rPr>
        <w:t xml:space="preserve"> </w:t>
      </w:r>
      <w:r w:rsidRPr="00647320">
        <w:rPr>
          <w:i/>
        </w:rPr>
        <w:t xml:space="preserve">Effect of Morgan fingerprint bit length on </w:t>
      </w:r>
      <w:ins w:id="459" w:author="Author" w:date="2026-04-26T21:20:00Z" w16du:dateUtc="2026-04-26T18:20:00Z">
        <w:r>
          <w:rPr>
            <w:i/>
            <w:iCs/>
          </w:rPr>
          <w:t xml:space="preserve">the </w:t>
        </w:r>
      </w:ins>
      <w:r w:rsidRPr="00647320">
        <w:rPr>
          <w:i/>
        </w:rPr>
        <w:t xml:space="preserve">test </w:t>
      </w:r>
      <w:del w:id="460" w:author="Author" w:date="2026-04-26T21:20:00Z" w16du:dateUtc="2026-04-26T18:20:00Z">
        <w:r w:rsidR="00647320">
          <w:delText>R²</w:delText>
        </w:r>
      </w:del>
      <w:ins w:id="461" w:author="Author" w:date="2026-04-26T21:20:00Z" w16du:dateUtc="2026-04-26T18:20:00Z">
        <w:r w:rsidRPr="00647320">
          <w:rPr>
            <w:i/>
            <w:iCs/>
          </w:rPr>
          <w:t>R</w:t>
        </w:r>
        <w:r w:rsidRPr="00647320">
          <w:rPr>
            <w:i/>
            <w:iCs/>
            <w:vertAlign w:val="superscript"/>
          </w:rPr>
          <w:t>2</w:t>
        </w:r>
        <w:r w:rsidRPr="00647320">
          <w:rPr>
            <w:i/>
            <w:iCs/>
          </w:rPr>
          <w:t xml:space="preserve"> </w:t>
        </w:r>
        <w:r>
          <w:rPr>
            <w:i/>
            <w:iCs/>
          </w:rPr>
          <w:t>value</w:t>
        </w:r>
      </w:ins>
      <w:r w:rsidRPr="00647320">
        <w:rPr>
          <w:i/>
        </w:rPr>
        <w:t xml:space="preserve"> for radii 1–4</w:t>
      </w:r>
      <w:commentRangeEnd w:id="458"/>
      <w:r w:rsidR="00647320">
        <w:rPr>
          <w:i/>
        </w:rPr>
        <w:t xml:space="preserve">. </w:t>
      </w:r>
      <w:del w:id="462" w:author="Author" w:date="2026-04-26T21:26:00Z" w16du:dateUtc="2026-04-26T18:26:00Z">
        <w:r w:rsidR="00647320" w:rsidRPr="00647320" w:rsidDel="00647320">
          <w:rPr>
            <w:i/>
            <w:iCs/>
          </w:rPr>
          <w:delText>Performance increases with bit length and plateaus beyond 2,048 bits, with radius 2 achieving the highest accuracy.</w:delText>
        </w:r>
        <w:r w:rsidRPr="00647320" w:rsidDel="00647320">
          <w:rPr>
            <w:rStyle w:val="CommentReference"/>
            <w:i/>
            <w:iCs/>
            <w:sz w:val="24"/>
            <w:szCs w:val="22"/>
          </w:rPr>
          <w:commentReference w:id="458"/>
        </w:r>
      </w:del>
    </w:p>
    <w:p w14:paraId="7BB4B2E8" w14:textId="5CC4F0A7" w:rsidR="00FA4410" w:rsidRDefault="00FA4410" w:rsidP="00A92CA4">
      <w:pPr>
        <w:spacing w:after="200"/>
        <w:ind w:left="0"/>
      </w:pPr>
      <w:commentRangeStart w:id="463"/>
      <w:r>
        <w:t xml:space="preserve">Figure </w:t>
      </w:r>
      <w:del w:id="464" w:author="Author" w:date="2026-04-26T21:20:00Z" w16du:dateUtc="2026-04-26T18:20:00Z">
        <w:r w:rsidR="00647320">
          <w:delText>7</w:delText>
        </w:r>
      </w:del>
      <w:ins w:id="465" w:author="Author" w:date="2026-04-26T21:20:00Z" w16du:dateUtc="2026-04-26T18:20:00Z">
        <w:r>
          <w:t>2</w:t>
        </w:r>
        <w:commentRangeEnd w:id="463"/>
        <w:r>
          <w:rPr>
            <w:rStyle w:val="CommentReference"/>
            <w:sz w:val="24"/>
            <w:szCs w:val="22"/>
          </w:rPr>
          <w:commentReference w:id="463"/>
        </w:r>
      </w:ins>
      <w:r>
        <w:t xml:space="preserve"> presents a heatmap of </w:t>
      </w:r>
      <w:ins w:id="466" w:author="Author" w:date="2026-04-26T21:20:00Z" w16du:dateUtc="2026-04-26T18:20:00Z">
        <w:r>
          <w:rPr>
            <w:rFonts w:ascii="Times New Roman" w:eastAsia="Times New Roman" w:hAnsi="Times New Roman" w:cs="Times New Roman"/>
            <w:szCs w:val="24"/>
          </w:rPr>
          <w:t xml:space="preserve">the </w:t>
        </w:r>
      </w:ins>
      <w:r>
        <w:t xml:space="preserve">test </w:t>
      </w:r>
      <w:del w:id="467" w:author="Author" w:date="2026-04-26T21:20:00Z" w16du:dateUtc="2026-04-26T18:20:00Z">
        <w:r w:rsidR="00647320">
          <w:delText>R²</w:delText>
        </w:r>
      </w:del>
      <w:ins w:id="468" w:author="Author" w:date="2026-04-26T21:20:00Z" w16du:dateUtc="2026-04-26T18:20:00Z">
        <w:r>
          <w:t>R</w:t>
        </w:r>
        <w:r w:rsidRPr="00647320">
          <w:rPr>
            <w:vertAlign w:val="superscript"/>
          </w:rPr>
          <w:t>2</w:t>
        </w:r>
      </w:ins>
      <w:r>
        <w:t xml:space="preserve"> values across the full</w:t>
      </w:r>
      <w:del w:id="469" w:author="Author" w:date="2026-04-26T21:20:00Z" w16du:dateUtc="2026-04-26T18:20:00Z">
        <w:r w:rsidR="00647320">
          <w:delText xml:space="preserve"> </w:delText>
        </w:r>
      </w:del>
      <w:ins w:id="470" w:author="Author" w:date="2026-04-26T21:20:00Z" w16du:dateUtc="2026-04-26T18:20:00Z">
        <w:r>
          <w:t>-</w:t>
        </w:r>
      </w:ins>
      <w:r>
        <w:t>radius</w:t>
      </w:r>
      <w:del w:id="471" w:author="Author" w:date="2026-04-26T21:20:00Z" w16du:dateUtc="2026-04-26T18:20:00Z">
        <w:r w:rsidR="00647320">
          <w:delText>–</w:delText>
        </w:r>
      </w:del>
      <w:ins w:id="472" w:author="Author" w:date="2026-04-26T21:20:00Z" w16du:dateUtc="2026-04-26T18:20:00Z">
        <w:r w:rsidR="009B3FEF">
          <w:t>-</w:t>
        </w:r>
      </w:ins>
      <w:r>
        <w:t>bit</w:t>
      </w:r>
      <w:del w:id="473" w:author="Author" w:date="2026-04-26T21:20:00Z" w16du:dateUtc="2026-04-26T18:20:00Z">
        <w:r w:rsidR="00647320">
          <w:delText xml:space="preserve"> </w:delText>
        </w:r>
      </w:del>
      <w:ins w:id="474" w:author="Author" w:date="2026-04-26T21:20:00Z" w16du:dateUtc="2026-04-26T18:20:00Z">
        <w:r>
          <w:t>-</w:t>
        </w:r>
      </w:ins>
      <w:r>
        <w:t xml:space="preserve">length grid. A clear pattern emerged: radii 1 and 2 generally outperformed radii 3 and 4 at equivalent bit lengths. This </w:t>
      </w:r>
      <w:del w:id="475" w:author="Author" w:date="2026-04-26T21:20:00Z" w16du:dateUtc="2026-04-26T18:20:00Z">
        <w:r w:rsidR="00647320">
          <w:delText>is attributable</w:delText>
        </w:r>
      </w:del>
      <w:ins w:id="476" w:author="Author" w:date="2026-04-26T21:20:00Z" w16du:dateUtc="2026-04-26T18:20:00Z">
        <w:r>
          <w:t>can be attributed</w:t>
        </w:r>
      </w:ins>
      <w:r>
        <w:t xml:space="preserve"> to the fact that larger radii encode increasingly specific substructural </w:t>
      </w:r>
      <w:r>
        <w:lastRenderedPageBreak/>
        <w:t xml:space="preserve">environments, which may introduce noise and reduce generalizability when the training set does not contain sufficient structural diversity. </w:t>
      </w:r>
      <w:del w:id="477" w:author="Author" w:date="2026-04-26T21:20:00Z" w16du:dateUtc="2026-04-26T18:20:00Z">
        <w:r w:rsidR="00647320">
          <w:delText>At the same time, very</w:delText>
        </w:r>
      </w:del>
      <w:commentRangeStart w:id="478"/>
      <w:ins w:id="479" w:author="Author" w:date="2026-04-26T21:20:00Z" w16du:dateUtc="2026-04-26T18:20:00Z">
        <w:r>
          <w:t>Additionally, extremely</w:t>
        </w:r>
      </w:ins>
      <w:r>
        <w:t xml:space="preserve"> small bit lengths (12–64 bits) were </w:t>
      </w:r>
      <w:ins w:id="480" w:author="Author" w:date="2026-04-26T21:20:00Z" w16du:dateUtc="2026-04-26T18:20:00Z">
        <w:r>
          <w:t xml:space="preserve">found to be </w:t>
        </w:r>
      </w:ins>
      <w:r>
        <w:t>consistently inadequate</w:t>
      </w:r>
      <w:ins w:id="481" w:author="Author" w:date="2026-04-26T21:20:00Z" w16du:dateUtc="2026-04-26T18:20:00Z">
        <w:r>
          <w:rPr>
            <w:rFonts w:ascii="Times New Roman" w:eastAsia="Times New Roman" w:hAnsi="Times New Roman" w:cs="Times New Roman"/>
            <w:szCs w:val="24"/>
          </w:rPr>
          <w:t>,</w:t>
        </w:r>
      </w:ins>
      <w:r w:rsidRPr="00647320">
        <w:rPr>
          <w:rFonts w:ascii="Times New Roman" w:hAnsi="Times New Roman"/>
        </w:rPr>
        <w:t xml:space="preserve"> regardless of radius, confirming that</w:t>
      </w:r>
      <w:r>
        <w:t xml:space="preserve"> fingerprint dimensionality </w:t>
      </w:r>
      <w:del w:id="482" w:author="Author" w:date="2026-04-26T21:20:00Z" w16du:dateUtc="2026-04-26T18:20:00Z">
        <w:r w:rsidR="00647320">
          <w:delText>is</w:delText>
        </w:r>
      </w:del>
      <w:ins w:id="483" w:author="Author" w:date="2026-04-26T21:20:00Z" w16du:dateUtc="2026-04-26T18:20:00Z">
        <w:r>
          <w:t>represents</w:t>
        </w:r>
      </w:ins>
      <w:r>
        <w:t xml:space="preserve"> a critical design parameter.</w:t>
      </w:r>
      <w:commentRangeEnd w:id="478"/>
      <w:r>
        <w:rPr>
          <w:rStyle w:val="CommentReference"/>
          <w:sz w:val="24"/>
          <w:szCs w:val="22"/>
        </w:rPr>
        <w:commentReference w:id="478"/>
      </w:r>
    </w:p>
    <w:p w14:paraId="5E407321" w14:textId="77777777" w:rsidR="00FA4410" w:rsidRDefault="00FA4410" w:rsidP="00FA4410">
      <w:pPr>
        <w:spacing w:before="120" w:after="60"/>
        <w:jc w:val="center"/>
      </w:pPr>
      <w:commentRangeStart w:id="484"/>
      <w:r>
        <w:rPr>
          <w:noProof/>
          <w:lang w:val="pl-PL" w:eastAsia="pl-PL"/>
        </w:rPr>
        <w:drawing>
          <wp:inline distT="0" distB="0" distL="0" distR="0" wp14:anchorId="709C9B95" wp14:editId="4309A295">
            <wp:extent cx="4572000" cy="2000250"/>
            <wp:effectExtent l="0" t="0" r="0" b="0"/>
            <wp:docPr id="1687795083" name="fig7_heatmap.png" descr="fig7_heatmap.png" title="fig7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95083" name=""/>
                    <pic:cNvPicPr>
                      <a:picLocks noChangeAspect="1" noChangeArrowheads="1"/>
                    </pic:cNvPicPr>
                  </pic:nvPicPr>
                  <pic:blipFill>
                    <a:blip r:embed="rId17"/>
                    <a:stretch>
                      <a:fillRect/>
                    </a:stretch>
                  </pic:blipFill>
                  <pic:spPr bwMode="auto">
                    <a:xfrm>
                      <a:off x="0" y="0"/>
                      <a:ext cx="4572000" cy="2000250"/>
                    </a:xfrm>
                    <a:prstGeom prst="rect">
                      <a:avLst/>
                    </a:prstGeom>
                  </pic:spPr>
                </pic:pic>
              </a:graphicData>
            </a:graphic>
          </wp:inline>
        </w:drawing>
      </w:r>
      <w:commentRangeEnd w:id="484"/>
      <w:r>
        <w:rPr>
          <w:rStyle w:val="CommentReference"/>
          <w:sz w:val="24"/>
          <w:szCs w:val="22"/>
        </w:rPr>
        <w:commentReference w:id="484"/>
      </w:r>
    </w:p>
    <w:p w14:paraId="698DABB4" w14:textId="17B6F441" w:rsidR="00FA4410" w:rsidRPr="00647320" w:rsidRDefault="00FA4410" w:rsidP="00A92CA4">
      <w:pPr>
        <w:spacing w:before="120" w:after="240" w:line="240" w:lineRule="auto"/>
        <w:jc w:val="center"/>
        <w:rPr>
          <w:i/>
        </w:rPr>
      </w:pPr>
      <w:r w:rsidRPr="00647320">
        <w:rPr>
          <w:i/>
        </w:rPr>
        <w:t xml:space="preserve">Figure </w:t>
      </w:r>
      <w:del w:id="485" w:author="Author" w:date="2026-04-26T21:20:00Z" w16du:dateUtc="2026-04-26T18:20:00Z">
        <w:r w:rsidR="00647320">
          <w:rPr>
            <w:b/>
            <w:bCs/>
          </w:rPr>
          <w:delText>7</w:delText>
        </w:r>
      </w:del>
      <w:ins w:id="486" w:author="Author" w:date="2026-04-26T21:20:00Z" w16du:dateUtc="2026-04-26T18:20:00Z">
        <w:r w:rsidRPr="00647320">
          <w:rPr>
            <w:i/>
            <w:iCs/>
          </w:rPr>
          <w:t>2</w:t>
        </w:r>
      </w:ins>
      <w:r w:rsidRPr="00647320">
        <w:rPr>
          <w:i/>
        </w:rPr>
        <w:t xml:space="preserve">. Heatmap of </w:t>
      </w:r>
      <w:ins w:id="487" w:author="Author" w:date="2026-04-26T21:20:00Z" w16du:dateUtc="2026-04-26T18:20:00Z">
        <w:r>
          <w:rPr>
            <w:i/>
            <w:iCs/>
          </w:rPr>
          <w:t>the</w:t>
        </w:r>
        <w:r w:rsidRPr="00647320">
          <w:rPr>
            <w:i/>
            <w:iCs/>
          </w:rPr>
          <w:t xml:space="preserve"> </w:t>
        </w:r>
      </w:ins>
      <w:r w:rsidRPr="00647320">
        <w:rPr>
          <w:i/>
        </w:rPr>
        <w:t xml:space="preserve">Morgan fingerprint test </w:t>
      </w:r>
      <w:del w:id="488" w:author="Author" w:date="2026-04-26T21:20:00Z" w16du:dateUtc="2026-04-26T18:20:00Z">
        <w:r w:rsidR="00647320">
          <w:delText>R²</w:delText>
        </w:r>
      </w:del>
      <w:ins w:id="489" w:author="Author" w:date="2026-04-26T21:20:00Z" w16du:dateUtc="2026-04-26T18:20:00Z">
        <w:r w:rsidRPr="00647320">
          <w:rPr>
            <w:i/>
            <w:iCs/>
          </w:rPr>
          <w:t>R</w:t>
        </w:r>
        <w:r w:rsidRPr="00647320">
          <w:rPr>
            <w:i/>
            <w:iCs/>
            <w:vertAlign w:val="superscript"/>
          </w:rPr>
          <w:t>2</w:t>
        </w:r>
        <w:r w:rsidRPr="00647320">
          <w:rPr>
            <w:i/>
            <w:iCs/>
          </w:rPr>
          <w:t xml:space="preserve"> </w:t>
        </w:r>
        <w:r>
          <w:rPr>
            <w:i/>
            <w:iCs/>
          </w:rPr>
          <w:t>values</w:t>
        </w:r>
      </w:ins>
      <w:r w:rsidRPr="00647320">
        <w:rPr>
          <w:i/>
        </w:rPr>
        <w:t xml:space="preserve"> across all radius and bit-length combinations. </w:t>
      </w:r>
      <w:del w:id="490" w:author="Author" w:date="2026-04-26T21:20:00Z" w16du:dateUtc="2026-04-26T18:20:00Z">
        <w:r w:rsidR="00647320">
          <w:delText>Higher</w:delText>
        </w:r>
      </w:del>
      <w:commentRangeStart w:id="491"/>
      <w:ins w:id="492" w:author="Author" w:date="2026-04-26T21:20:00Z" w16du:dateUtc="2026-04-26T18:20:00Z">
        <w:r>
          <w:rPr>
            <w:i/>
            <w:iCs/>
          </w:rPr>
          <w:t>Darker shading reflects superior</w:t>
        </w:r>
      </w:ins>
      <w:r w:rsidRPr="00647320">
        <w:rPr>
          <w:i/>
        </w:rPr>
        <w:t xml:space="preserve"> performance</w:t>
      </w:r>
      <w:commentRangeEnd w:id="491"/>
      <w:r w:rsidR="00A92CA4">
        <w:rPr>
          <w:i/>
        </w:rPr>
        <w:t>.</w:t>
      </w:r>
      <w:del w:id="493" w:author="Author" w:date="2026-04-26T21:20:00Z" w16du:dateUtc="2026-04-26T18:20:00Z">
        <w:r w:rsidR="00647320">
          <w:delText xml:space="preserve"> (darker shading) is concentrated at radius 1–2 with bit lengths ≥ 1,024.</w:delText>
        </w:r>
      </w:del>
      <w:r w:rsidRPr="00647320">
        <w:rPr>
          <w:rStyle w:val="CommentReference"/>
          <w:i/>
          <w:iCs/>
          <w:sz w:val="24"/>
          <w:szCs w:val="22"/>
        </w:rPr>
        <w:commentReference w:id="491"/>
      </w:r>
    </w:p>
    <w:p w14:paraId="7B00F5BF" w14:textId="03E9915C" w:rsidR="00FA4410" w:rsidRPr="00FA4410" w:rsidRDefault="00FA4410" w:rsidP="00A92CA4">
      <w:pPr>
        <w:pStyle w:val="Heading2"/>
        <w:numPr>
          <w:ilvl w:val="0"/>
          <w:numId w:val="0"/>
        </w:numPr>
        <w:spacing w:before="360" w:after="200"/>
        <w:ind w:left="720" w:hanging="702"/>
        <w:rPr>
          <w:rFonts w:cs="Arial"/>
          <w:szCs w:val="24"/>
        </w:rPr>
        <w:pPrChange w:id="494" w:author="Author" w:date="2026-04-26T22:36:00Z" w16du:dateUtc="2026-04-26T19:36:00Z">
          <w:pPr>
            <w:pStyle w:val="Heading2"/>
            <w:spacing w:before="360" w:after="200" w:line="360" w:lineRule="auto"/>
          </w:pPr>
        </w:pPrChange>
      </w:pPr>
      <w:ins w:id="495" w:author="Author" w:date="2026-04-26T21:20:00Z" w16du:dateUtc="2026-04-26T18:20:00Z">
        <w:r w:rsidRPr="00FA4410">
          <w:rPr>
            <w:rFonts w:cs="Arial"/>
            <w:szCs w:val="24"/>
          </w:rPr>
          <w:t>3.2</w:t>
        </w:r>
      </w:ins>
      <w:ins w:id="496" w:author="Author" w:date="2026-04-26T22:37:00Z" w16du:dateUtc="2026-04-26T19:37:00Z">
        <w:r w:rsidR="00591ECA">
          <w:rPr>
            <w:rFonts w:cs="Arial"/>
            <w:szCs w:val="24"/>
          </w:rPr>
          <w:t>.</w:t>
        </w:r>
      </w:ins>
      <w:ins w:id="497" w:author="Author" w:date="2026-04-26T21:20:00Z" w16du:dateUtc="2026-04-26T18:20:00Z">
        <w:r w:rsidRPr="00FA4410">
          <w:rPr>
            <w:rFonts w:cs="Arial"/>
            <w:szCs w:val="24"/>
          </w:rPr>
          <w:t xml:space="preserve"> </w:t>
        </w:r>
      </w:ins>
      <w:r w:rsidRPr="00FA4410">
        <w:rPr>
          <w:rFonts w:cs="Arial"/>
          <w:szCs w:val="24"/>
        </w:rPr>
        <w:t xml:space="preserve">Comparison </w:t>
      </w:r>
      <w:del w:id="498" w:author="Author" w:date="2026-04-26T21:20:00Z" w16du:dateUtc="2026-04-26T18:20:00Z">
        <w:r w:rsidR="00647320">
          <w:delText>Across Descriptor Types</w:delText>
        </w:r>
      </w:del>
      <w:ins w:id="499" w:author="Author" w:date="2026-04-26T21:20:00Z" w16du:dateUtc="2026-04-26T18:20:00Z">
        <w:r w:rsidRPr="00FA4410">
          <w:rPr>
            <w:rFonts w:cs="Arial"/>
            <w:szCs w:val="24"/>
          </w:rPr>
          <w:t>across descriptor types</w:t>
        </w:r>
      </w:ins>
    </w:p>
    <w:p w14:paraId="6EE0AD06" w14:textId="0E4EB1AD" w:rsidR="00FA4410" w:rsidRDefault="00FA4410" w:rsidP="00A92CA4">
      <w:pPr>
        <w:spacing w:after="200"/>
        <w:ind w:left="0"/>
      </w:pPr>
      <w:r>
        <w:t xml:space="preserve">Table 1 summarizes the best-performing </w:t>
      </w:r>
      <w:del w:id="500" w:author="Author" w:date="2026-04-26T21:20:00Z" w16du:dateUtc="2026-04-26T18:20:00Z">
        <w:r w:rsidR="00647320">
          <w:delText>model within</w:delText>
        </w:r>
      </w:del>
      <w:ins w:id="501" w:author="Author" w:date="2026-04-26T21:20:00Z" w16du:dateUtc="2026-04-26T18:20:00Z">
        <w:r>
          <w:t>model</w:t>
        </w:r>
        <w:r>
          <w:rPr>
            <w:rFonts w:ascii="Times New Roman" w:eastAsia="Times New Roman" w:hAnsi="Times New Roman" w:cs="Times New Roman"/>
            <w:szCs w:val="24"/>
          </w:rPr>
          <w:t xml:space="preserve">s </w:t>
        </w:r>
        <w:r>
          <w:t>for</w:t>
        </w:r>
      </w:ins>
      <w:r>
        <w:t xml:space="preserve"> each descriptor category. </w:t>
      </w:r>
      <w:del w:id="502" w:author="Author" w:date="2026-04-26T21:20:00Z" w16du:dateUtc="2026-04-26T18:20:00Z">
        <w:r w:rsidR="00647320">
          <w:delText>The</w:delText>
        </w:r>
      </w:del>
      <w:ins w:id="503" w:author="Author" w:date="2026-04-26T21:20:00Z" w16du:dateUtc="2026-04-26T18:20:00Z">
        <w:r>
          <w:t>Use of the</w:t>
        </w:r>
      </w:ins>
      <w:r>
        <w:t xml:space="preserve"> five continuous physicochemical descriptors alone yielded a </w:t>
      </w:r>
      <w:del w:id="504" w:author="Author" w:date="2026-04-26T21:20:00Z" w16du:dateUtc="2026-04-26T18:20:00Z">
        <w:r w:rsidR="00647320">
          <w:delText>test R²</w:delText>
        </w:r>
      </w:del>
      <w:ins w:id="505" w:author="Author" w:date="2026-04-26T21:20:00Z" w16du:dateUtc="2026-04-26T18:20:00Z">
        <w:r>
          <w:t>low R</w:t>
        </w:r>
        <w:r w:rsidRPr="00647320">
          <w:rPr>
            <w:vertAlign w:val="superscript"/>
          </w:rPr>
          <w:t>2</w:t>
        </w:r>
        <w:r>
          <w:t xml:space="preserve"> </w:t>
        </w:r>
        <w:r>
          <w:rPr>
            <w:rFonts w:ascii="Times New Roman" w:eastAsia="Times New Roman" w:hAnsi="Times New Roman" w:cs="Times New Roman"/>
            <w:szCs w:val="24"/>
          </w:rPr>
          <w:t>value</w:t>
        </w:r>
      </w:ins>
      <w:r w:rsidRPr="00647320">
        <w:rPr>
          <w:rFonts w:ascii="Times New Roman" w:hAnsi="Times New Roman"/>
        </w:rPr>
        <w:t xml:space="preserve"> of</w:t>
      </w:r>
      <w:del w:id="506" w:author="Author" w:date="2026-04-26T21:20:00Z" w16du:dateUtc="2026-04-26T18:20:00Z">
        <w:r w:rsidR="00647320">
          <w:delText xml:space="preserve"> only</w:delText>
        </w:r>
      </w:del>
      <w:r w:rsidRPr="00647320">
        <w:rPr>
          <w:rFonts w:ascii="Times New Roman" w:hAnsi="Times New Roman"/>
        </w:rPr>
        <w:t xml:space="preserve"> 0.159 (RMSE = 3.117), indicating that this minimal feature set </w:t>
      </w:r>
      <w:del w:id="507" w:author="Author" w:date="2026-04-26T21:20:00Z" w16du:dateUtc="2026-04-26T18:20:00Z">
        <w:r w:rsidR="00647320">
          <w:delText>is wholly</w:delText>
        </w:r>
      </w:del>
      <w:ins w:id="508" w:author="Author" w:date="2026-04-26T21:20:00Z" w16du:dateUtc="2026-04-26T18:20:00Z">
        <w:r>
          <w:t>was</w:t>
        </w:r>
      </w:ins>
      <w:r>
        <w:t xml:space="preserve"> insufficient for pKa prediction across a structurally diverse compound library. This result underscores the importance of substructural information for capturing the electronic and steric factors that govern </w:t>
      </w:r>
      <w:ins w:id="509" w:author="Author" w:date="2026-04-26T21:20:00Z" w16du:dateUtc="2026-04-26T18:20:00Z">
        <w:r>
          <w:t xml:space="preserve">the </w:t>
        </w:r>
      </w:ins>
      <w:r w:rsidRPr="00647320">
        <w:rPr>
          <w:rFonts w:ascii="Times New Roman" w:hAnsi="Times New Roman"/>
        </w:rPr>
        <w:t>acid</w:t>
      </w:r>
      <w:r>
        <w:t>–</w:t>
      </w:r>
      <w:r w:rsidRPr="00647320">
        <w:rPr>
          <w:rFonts w:ascii="Times New Roman" w:hAnsi="Times New Roman"/>
        </w:rPr>
        <w:t>base equilibria. MACCS keys (166 bits) p</w:t>
      </w:r>
      <w:r>
        <w:t xml:space="preserve">roduced a </w:t>
      </w:r>
      <w:del w:id="510" w:author="Author" w:date="2026-04-26T21:20:00Z" w16du:dateUtc="2026-04-26T18:20:00Z">
        <w:r w:rsidR="00647320">
          <w:delText>markedly better test R²</w:delText>
        </w:r>
      </w:del>
      <w:ins w:id="511" w:author="Author" w:date="2026-04-26T21:20:00Z" w16du:dateUtc="2026-04-26T18:20:00Z">
        <w:r>
          <w:t>significantly superior R</w:t>
        </w:r>
        <w:r w:rsidRPr="00647320">
          <w:rPr>
            <w:vertAlign w:val="superscript"/>
          </w:rPr>
          <w:t>2</w:t>
        </w:r>
      </w:ins>
      <w:r>
        <w:t xml:space="preserve"> of 0.780 (RMSE = 1.596), demonstrating the utility of predefined structural keys despite their modest dimensionality. The </w:t>
      </w:r>
      <w:del w:id="512" w:author="Author" w:date="2026-04-26T21:20:00Z" w16du:dateUtc="2026-04-26T18:20:00Z">
        <w:r w:rsidR="00647320">
          <w:delText>best</w:delText>
        </w:r>
      </w:del>
      <w:ins w:id="513" w:author="Author" w:date="2026-04-26T21:20:00Z" w16du:dateUtc="2026-04-26T18:20:00Z">
        <w:r>
          <w:t>optimal</w:t>
        </w:r>
      </w:ins>
      <w:r>
        <w:t xml:space="preserve"> Morgan fingerprint configuration (radius </w:t>
      </w:r>
      <w:del w:id="514" w:author="Author" w:date="2026-04-27T01:52:00Z" w16du:dateUtc="2026-04-26T22:52:00Z">
        <w:r w:rsidDel="00DE6B15">
          <w:delText>2</w:delText>
        </w:r>
      </w:del>
      <w:ins w:id="515" w:author="Author" w:date="2026-04-27T01:52:00Z" w16du:dateUtc="2026-04-26T22:52:00Z">
        <w:r w:rsidR="00DE6B15">
          <w:t>two</w:t>
        </w:r>
      </w:ins>
      <w:r>
        <w:t>,</w:t>
      </w:r>
      <w:ins w:id="516" w:author="Author" w:date="2026-04-26T21:20:00Z" w16du:dateUtc="2026-04-26T18:20:00Z">
        <w:r>
          <w:t xml:space="preserve"> </w:t>
        </w:r>
      </w:ins>
      <w:del w:id="517" w:author="Author" w:date="2026-04-27T01:53:00Z" w16du:dateUtc="2026-04-26T22:53:00Z">
        <w:r w:rsidDel="00AC2356">
          <w:delText xml:space="preserve"> </w:delText>
        </w:r>
      </w:del>
      <w:r>
        <w:t>16,384</w:t>
      </w:r>
      <w:ins w:id="518" w:author="Author" w:date="2026-04-27T01:53:00Z" w16du:dateUtc="2026-04-26T22:53:00Z">
        <w:r w:rsidR="008E1ABF" w:rsidRPr="008E1ABF">
          <w:t xml:space="preserve"> </w:t>
        </w:r>
        <w:r w:rsidR="008E1ABF">
          <w:t>bits</w:t>
        </w:r>
      </w:ins>
      <w:del w:id="519" w:author="Author" w:date="2026-04-26T21:20:00Z" w16du:dateUtc="2026-04-26T18:20:00Z">
        <w:r w:rsidR="00647320">
          <w:delText xml:space="preserve"> bits</w:delText>
        </w:r>
      </w:del>
      <w:r>
        <w:t>) slightly outperformed MACCS</w:t>
      </w:r>
      <w:ins w:id="520" w:author="Author" w:date="2026-04-26T21:20:00Z" w16du:dateUtc="2026-04-26T18:20:00Z">
        <w:r>
          <w:rPr>
            <w:rFonts w:ascii="Times New Roman" w:eastAsia="Times New Roman" w:hAnsi="Times New Roman" w:cs="Times New Roman"/>
            <w:szCs w:val="24"/>
          </w:rPr>
          <w:t>,</w:t>
        </w:r>
      </w:ins>
      <w:r w:rsidRPr="00647320">
        <w:rPr>
          <w:rFonts w:ascii="Times New Roman" w:hAnsi="Times New Roman"/>
        </w:rPr>
        <w:t xml:space="preserve"> with a tes</w:t>
      </w:r>
      <w:r>
        <w:t xml:space="preserve">t </w:t>
      </w:r>
      <w:del w:id="521" w:author="Author" w:date="2026-04-26T21:20:00Z" w16du:dateUtc="2026-04-26T18:20:00Z">
        <w:r w:rsidR="00647320">
          <w:delText>R²</w:delText>
        </w:r>
      </w:del>
      <w:ins w:id="522" w:author="Author" w:date="2026-04-26T21:20:00Z" w16du:dateUtc="2026-04-26T18:20:00Z">
        <w:r>
          <w:t>R</w:t>
        </w:r>
        <w:r w:rsidRPr="00647320">
          <w:rPr>
            <w:vertAlign w:val="superscript"/>
          </w:rPr>
          <w:t>2</w:t>
        </w:r>
      </w:ins>
      <w:r>
        <w:t xml:space="preserve"> of 0.795, </w:t>
      </w:r>
      <w:del w:id="523" w:author="Author" w:date="2026-04-26T21:20:00Z" w16du:dateUtc="2026-04-26T18:20:00Z">
        <w:r w:rsidR="00647320">
          <w:delText>attributable</w:delText>
        </w:r>
      </w:del>
      <w:ins w:id="524" w:author="Author" w:date="2026-04-26T21:20:00Z" w16du:dateUtc="2026-04-26T18:20:00Z">
        <w:r>
          <w:rPr>
            <w:rFonts w:ascii="Times New Roman" w:eastAsia="Times New Roman" w:hAnsi="Times New Roman" w:cs="Times New Roman"/>
            <w:szCs w:val="24"/>
          </w:rPr>
          <w:t xml:space="preserve">which </w:t>
        </w:r>
        <w:r>
          <w:t>can be</w:t>
        </w:r>
        <w:r>
          <w:rPr>
            <w:rFonts w:ascii="Times New Roman" w:eastAsia="Times New Roman" w:hAnsi="Times New Roman" w:cs="Times New Roman"/>
            <w:szCs w:val="24"/>
          </w:rPr>
          <w:t xml:space="preserve"> attribut</w:t>
        </w:r>
        <w:r>
          <w:t>ed</w:t>
        </w:r>
      </w:ins>
      <w:r w:rsidRPr="00647320">
        <w:rPr>
          <w:rFonts w:ascii="Times New Roman" w:hAnsi="Times New Roman"/>
        </w:rPr>
        <w:t xml:space="preserve"> to its data-driven encoding of circular substructures rather than </w:t>
      </w:r>
      <w:del w:id="525" w:author="Author" w:date="2026-04-26T21:20:00Z" w16du:dateUtc="2026-04-26T18:20:00Z">
        <w:r w:rsidR="00647320">
          <w:delText>a</w:delText>
        </w:r>
      </w:del>
      <w:ins w:id="526" w:author="Author" w:date="2026-04-26T21:20:00Z" w16du:dateUtc="2026-04-26T18:20:00Z">
        <w:r w:rsidR="004C3478">
          <w:rPr>
            <w:rFonts w:ascii="Times New Roman" w:eastAsia="Times New Roman" w:hAnsi="Times New Roman" w:cs="Times New Roman"/>
            <w:szCs w:val="24"/>
          </w:rPr>
          <w:t>the</w:t>
        </w:r>
      </w:ins>
      <w:r w:rsidRPr="00647320">
        <w:rPr>
          <w:rFonts w:ascii="Times New Roman" w:hAnsi="Times New Roman"/>
        </w:rPr>
        <w:t xml:space="preserve"> fixed key set</w:t>
      </w:r>
      <w:del w:id="527" w:author="Author" w:date="2026-04-26T21:20:00Z" w16du:dateUtc="2026-04-26T18:20:00Z">
        <w:r w:rsidR="00647320">
          <w:delText>.</w:delText>
        </w:r>
      </w:del>
      <w:r>
        <w:rPr>
          <w:sz w:val="20"/>
          <w:szCs w:val="20"/>
          <w:vertAlign w:val="superscript"/>
        </w:rPr>
        <w:t xml:space="preserve"> 8,9</w:t>
      </w:r>
      <w:ins w:id="528" w:author="Author" w:date="2026-04-26T21:20:00Z" w16du:dateUtc="2026-04-26T18:20:00Z">
        <w:r w:rsidRPr="00647320">
          <w:rPr>
            <w:sz w:val="20"/>
            <w:szCs w:val="20"/>
          </w:rPr>
          <w:t>.</w:t>
        </w:r>
      </w:ins>
    </w:p>
    <w:p w14:paraId="3C5ABD22" w14:textId="0CDD55C5" w:rsidR="00FA4410" w:rsidRPr="00647320" w:rsidRDefault="00FA4410" w:rsidP="00C5468C">
      <w:pPr>
        <w:spacing w:after="120" w:line="240" w:lineRule="auto"/>
        <w:jc w:val="center"/>
        <w:rPr>
          <w:i/>
        </w:rPr>
      </w:pPr>
      <w:commentRangeStart w:id="529"/>
      <w:r w:rsidRPr="00647320">
        <w:rPr>
          <w:i/>
        </w:rPr>
        <w:lastRenderedPageBreak/>
        <w:t>Table 1.</w:t>
      </w:r>
      <w:r w:rsidRPr="00647320">
        <w:rPr>
          <w:b/>
          <w:i/>
        </w:rPr>
        <w:t xml:space="preserve"> </w:t>
      </w:r>
      <w:r w:rsidRPr="00647320">
        <w:rPr>
          <w:i/>
        </w:rPr>
        <w:t>Performance comparison of XGBoost models across descriptor categories</w:t>
      </w:r>
      <w:commentRangeEnd w:id="529"/>
      <w:del w:id="530" w:author="Author" w:date="2026-04-26T21:20:00Z" w16du:dateUtc="2026-04-26T18:20:00Z">
        <w:r w:rsidR="00647320">
          <w:delText>.</w:delText>
        </w:r>
      </w:del>
      <w:r w:rsidRPr="00647320">
        <w:rPr>
          <w:rStyle w:val="CommentReference"/>
          <w:i/>
          <w:iCs/>
          <w:sz w:val="24"/>
          <w:szCs w:val="22"/>
        </w:rPr>
        <w:commentReference w:id="529"/>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1194"/>
        <w:gridCol w:w="1919"/>
        <w:gridCol w:w="1381"/>
        <w:gridCol w:w="1187"/>
        <w:gridCol w:w="1384"/>
      </w:tblGrid>
      <w:tr w:rsidR="00FA4410" w14:paraId="5FBE618A" w14:textId="77777777" w:rsidTr="00C5468C">
        <w:trPr>
          <w:trHeight w:val="560"/>
        </w:trPr>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0016A83B" w14:textId="2230121A" w:rsidR="00FA4410" w:rsidRPr="000A6361" w:rsidRDefault="00FA4410" w:rsidP="000A6361">
            <w:pPr>
              <w:pStyle w:val="TableDataStyle"/>
              <w:rPr>
                <w:b/>
                <w:bCs/>
              </w:rPr>
            </w:pPr>
            <w:r w:rsidRPr="000A6361">
              <w:rPr>
                <w:b/>
                <w:bCs/>
              </w:rPr>
              <w:t xml:space="preserve">Descriptor </w:t>
            </w:r>
            <w:del w:id="531" w:author="Author" w:date="2026-04-26T21:20:00Z" w16du:dateUtc="2026-04-26T18:20:00Z">
              <w:r w:rsidR="00647320" w:rsidRPr="000A6361">
                <w:rPr>
                  <w:b/>
                  <w:bCs/>
                </w:rPr>
                <w:delText>Type</w:delText>
              </w:r>
            </w:del>
            <w:ins w:id="532" w:author="Author" w:date="2026-04-26T21:20:00Z" w16du:dateUtc="2026-04-26T18:20:00Z">
              <w:r w:rsidRPr="000A6361">
                <w:rPr>
                  <w:b/>
                  <w:bCs/>
                </w:rPr>
                <w:t>type</w:t>
              </w:r>
            </w:ins>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0040A1F9" w14:textId="77777777" w:rsidR="00FA4410" w:rsidRPr="000A6361" w:rsidRDefault="00FA4410" w:rsidP="000A6361">
            <w:pPr>
              <w:pStyle w:val="TableDataStyle"/>
              <w:rPr>
                <w:b/>
                <w:bCs/>
              </w:rPr>
            </w:pPr>
            <w:r w:rsidRPr="000A6361">
              <w:rPr>
                <w:b/>
                <w:bCs/>
              </w:rPr>
              <w:t>Features</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4A928C53" w14:textId="29333761" w:rsidR="00FA4410" w:rsidRPr="000A6361" w:rsidRDefault="00647320" w:rsidP="000A6361">
            <w:pPr>
              <w:pStyle w:val="TableDataStyle"/>
              <w:rPr>
                <w:b/>
                <w:bCs/>
              </w:rPr>
            </w:pPr>
            <w:del w:id="533" w:author="Author" w:date="2026-04-26T21:20:00Z" w16du:dateUtc="2026-04-26T18:20:00Z">
              <w:r w:rsidRPr="000A6361">
                <w:rPr>
                  <w:b/>
                  <w:bCs/>
                </w:rPr>
                <w:delText>Train</w:delText>
              </w:r>
            </w:del>
            <w:commentRangeStart w:id="534"/>
            <w:ins w:id="535" w:author="Author" w:date="2026-04-26T21:20:00Z" w16du:dateUtc="2026-04-26T18:20:00Z">
              <w:r w:rsidR="00FA4410" w:rsidRPr="000A6361">
                <w:rPr>
                  <w:b/>
                  <w:bCs/>
                </w:rPr>
                <w:t>Training</w:t>
              </w:r>
              <w:commentRangeEnd w:id="534"/>
              <w:r w:rsidR="00FA4410" w:rsidRPr="000A6361">
                <w:rPr>
                  <w:rStyle w:val="CommentReference"/>
                  <w:b/>
                  <w:bCs/>
                  <w:sz w:val="20"/>
                  <w:szCs w:val="20"/>
                </w:rPr>
                <w:commentReference w:id="534"/>
              </w:r>
            </w:ins>
            <w:r w:rsidR="00FA4410" w:rsidRPr="000A6361">
              <w:rPr>
                <w:b/>
                <w:bCs/>
              </w:rPr>
              <w:t xml:space="preserve"> R²</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731E1C7E" w14:textId="77777777" w:rsidR="00FA4410" w:rsidRPr="000A6361" w:rsidRDefault="00FA4410" w:rsidP="000A6361">
            <w:pPr>
              <w:pStyle w:val="TableDataStyle"/>
              <w:rPr>
                <w:b/>
                <w:bCs/>
              </w:rPr>
            </w:pPr>
            <w:proofErr w:type="gramStart"/>
            <w:r w:rsidRPr="000A6361">
              <w:rPr>
                <w:b/>
                <w:bCs/>
              </w:rPr>
              <w:t>Test</w:t>
            </w:r>
            <w:proofErr w:type="gramEnd"/>
            <w:r w:rsidRPr="000A6361">
              <w:rPr>
                <w:b/>
                <w:bCs/>
              </w:rPr>
              <w:t xml:space="preserve"> R²</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6537F878" w14:textId="77777777" w:rsidR="00FA4410" w:rsidRPr="000A6361" w:rsidRDefault="00FA4410" w:rsidP="000A6361">
            <w:pPr>
              <w:pStyle w:val="TableDataStyle"/>
              <w:rPr>
                <w:b/>
                <w:bCs/>
              </w:rPr>
            </w:pPr>
            <w:r w:rsidRPr="000A6361">
              <w:rPr>
                <w:b/>
                <w:bCs/>
              </w:rPr>
              <w:t>MAE</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2F44069C" w14:textId="77777777" w:rsidR="00FA4410" w:rsidRPr="000A6361" w:rsidRDefault="00FA4410" w:rsidP="000A6361">
            <w:pPr>
              <w:pStyle w:val="TableDataStyle"/>
              <w:rPr>
                <w:b/>
                <w:bCs/>
              </w:rPr>
            </w:pPr>
            <w:r w:rsidRPr="000A6361">
              <w:rPr>
                <w:b/>
                <w:bCs/>
              </w:rPr>
              <w:t>RMSE</w:t>
            </w:r>
          </w:p>
        </w:tc>
      </w:tr>
      <w:tr w:rsidR="00FA4410" w14:paraId="6E9D5B4D" w14:textId="77777777" w:rsidTr="00C5468C">
        <w:trPr>
          <w:trHeight w:val="601"/>
        </w:trPr>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B0E74A" w14:textId="77777777" w:rsidR="00FA4410" w:rsidRDefault="00FA4410" w:rsidP="000A6361">
            <w:pPr>
              <w:pStyle w:val="TableDataStyle"/>
            </w:pPr>
            <w:r>
              <w:t>Continuous descriptors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A5DAE7" w14:textId="77777777" w:rsidR="00FA4410" w:rsidRDefault="00FA4410" w:rsidP="000A6361">
            <w:pPr>
              <w:pStyle w:val="TableDataStyle"/>
            </w:pPr>
            <w:r>
              <w:t>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CB7B4E" w14:textId="77777777" w:rsidR="00FA4410" w:rsidRDefault="00FA4410" w:rsidP="000A6361">
            <w:pPr>
              <w:pStyle w:val="TableDataStyle"/>
            </w:pPr>
            <w:r>
              <w:t>0.850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461955" w14:textId="77777777" w:rsidR="00FA4410" w:rsidRDefault="00FA4410" w:rsidP="000A6361">
            <w:pPr>
              <w:pStyle w:val="TableDataStyle"/>
            </w:pPr>
            <w:r>
              <w:t>0.159</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469BFB" w14:textId="77777777" w:rsidR="00FA4410" w:rsidRDefault="00FA4410" w:rsidP="000A6361">
            <w:pPr>
              <w:pStyle w:val="TableDataStyle"/>
            </w:pPr>
            <w:r>
              <w:t>2.385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DADEAD" w14:textId="77777777" w:rsidR="00FA4410" w:rsidRDefault="00FA4410" w:rsidP="000A6361">
            <w:pPr>
              <w:pStyle w:val="TableDataStyle"/>
            </w:pPr>
            <w:r>
              <w:t>3.117</w:t>
            </w:r>
          </w:p>
        </w:tc>
      </w:tr>
      <w:tr w:rsidR="00FA4410" w14:paraId="48CBA281"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C48B9D" w14:textId="77777777" w:rsidR="00FA4410" w:rsidRDefault="00FA4410" w:rsidP="000A6361">
            <w:pPr>
              <w:pStyle w:val="TableDataStyle"/>
            </w:pPr>
            <w:r>
              <w:t>MACCS keys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2CDC95" w14:textId="77777777" w:rsidR="00FA4410" w:rsidRDefault="00FA4410" w:rsidP="000A6361">
            <w:pPr>
              <w:pStyle w:val="TableDataStyle"/>
            </w:pPr>
            <w:r>
              <w:t>166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16EBBC" w14:textId="77777777" w:rsidR="00FA4410" w:rsidRDefault="00FA4410" w:rsidP="000A6361">
            <w:pPr>
              <w:pStyle w:val="TableDataStyle"/>
            </w:pPr>
            <w:r>
              <w:t>0.977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5E8091" w14:textId="77777777" w:rsidR="00FA4410" w:rsidRDefault="00FA4410" w:rsidP="000A6361">
            <w:pPr>
              <w:pStyle w:val="TableDataStyle"/>
            </w:pPr>
            <w:r>
              <w:t>0.780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76E070" w14:textId="77777777" w:rsidR="00FA4410" w:rsidRDefault="00FA4410" w:rsidP="000A6361">
            <w:pPr>
              <w:pStyle w:val="TableDataStyle"/>
            </w:pPr>
            <w:r>
              <w:t>1.056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8D1782" w14:textId="77777777" w:rsidR="00FA4410" w:rsidRDefault="00FA4410" w:rsidP="000A6361">
            <w:pPr>
              <w:pStyle w:val="TableDataStyle"/>
            </w:pPr>
            <w:r>
              <w:t>1.596</w:t>
            </w:r>
          </w:p>
        </w:tc>
      </w:tr>
      <w:tr w:rsidR="00FA4410" w14:paraId="39F54E5F"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260541" w14:textId="2CE0461A" w:rsidR="00FA4410" w:rsidRDefault="00FA4410" w:rsidP="000A6361">
            <w:pPr>
              <w:pStyle w:val="TableDataStyle"/>
            </w:pPr>
            <w:r>
              <w:t>Morgan FP (</w:t>
            </w:r>
            <w:del w:id="536" w:author="Author" w:date="2026-04-26T21:20:00Z" w16du:dateUtc="2026-04-26T18:20:00Z">
              <w:r w:rsidR="00647320">
                <w:delText>best</w:delText>
              </w:r>
            </w:del>
            <w:ins w:id="537" w:author="Author" w:date="2026-04-26T21:20:00Z" w16du:dateUtc="2026-04-26T18:20:00Z">
              <w:r>
                <w:t>optimal</w:t>
              </w:r>
            </w:ins>
            <w: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A47904" w14:textId="77777777" w:rsidR="00FA4410" w:rsidRDefault="00FA4410" w:rsidP="000A6361">
            <w:pPr>
              <w:pStyle w:val="TableDataStyle"/>
            </w:pPr>
            <w:r>
              <w:t>16384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C33F3A" w14:textId="77777777" w:rsidR="00FA4410" w:rsidRDefault="00FA4410" w:rsidP="000A6361">
            <w:pPr>
              <w:pStyle w:val="TableDataStyle"/>
            </w:pPr>
            <w:r>
              <w:t>0.961</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5D9DC9" w14:textId="77777777" w:rsidR="00FA4410" w:rsidRDefault="00FA4410" w:rsidP="000A6361">
            <w:pPr>
              <w:pStyle w:val="TableDataStyle"/>
            </w:pPr>
            <w:r>
              <w:t>0.795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7B22D4" w14:textId="77777777" w:rsidR="00FA4410" w:rsidRDefault="00FA4410" w:rsidP="000A6361">
            <w:pPr>
              <w:pStyle w:val="TableDataStyle"/>
            </w:pPr>
            <w:r>
              <w:t>1.040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F3EDC4" w14:textId="77777777" w:rsidR="00FA4410" w:rsidRDefault="00FA4410" w:rsidP="000A6361">
            <w:pPr>
              <w:pStyle w:val="TableDataStyle"/>
            </w:pPr>
            <w:r>
              <w:t>1.539</w:t>
            </w:r>
          </w:p>
        </w:tc>
      </w:tr>
      <w:tr w:rsidR="00FA4410" w14:paraId="39E13414"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CC6802" w14:textId="32EE2053" w:rsidR="00FA4410" w:rsidRDefault="00FA4410" w:rsidP="000A6361">
            <w:pPr>
              <w:pStyle w:val="TableDataStyle"/>
            </w:pPr>
            <w:r>
              <w:t>Combined (</w:t>
            </w:r>
            <w:del w:id="538" w:author="Author" w:date="2026-04-26T21:20:00Z" w16du:dateUtc="2026-04-26T18:20:00Z">
              <w:r w:rsidR="00647320">
                <w:delText>best</w:delText>
              </w:r>
            </w:del>
            <w:commentRangeStart w:id="539"/>
            <w:ins w:id="540" w:author="Author" w:date="2026-04-26T21:20:00Z" w16du:dateUtc="2026-04-26T18:20:00Z">
              <w:r>
                <w:t>optimal</w:t>
              </w:r>
              <w:commentRangeEnd w:id="539"/>
              <w:r>
                <w:rPr>
                  <w:rStyle w:val="CommentReference"/>
                  <w:sz w:val="20"/>
                  <w:szCs w:val="20"/>
                </w:rPr>
                <w:commentReference w:id="539"/>
              </w:r>
            </w:ins>
            <w: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BED1DE" w14:textId="77777777" w:rsidR="00FA4410" w:rsidRDefault="00FA4410" w:rsidP="000A6361">
            <w:pPr>
              <w:pStyle w:val="TableDataStyle"/>
            </w:pPr>
            <w:r>
              <w:t>2219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8613E2" w14:textId="77777777" w:rsidR="00FA4410" w:rsidRDefault="00FA4410" w:rsidP="000A6361">
            <w:pPr>
              <w:pStyle w:val="TableDataStyle"/>
            </w:pPr>
            <w:r>
              <w:t>0.995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B57D99" w14:textId="77777777" w:rsidR="00FA4410" w:rsidRDefault="00FA4410" w:rsidP="000A6361">
            <w:pPr>
              <w:pStyle w:val="TableDataStyle"/>
            </w:pPr>
            <w:r>
              <w:t>0.817</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A02EC5" w14:textId="77777777" w:rsidR="00FA4410" w:rsidRDefault="00FA4410" w:rsidP="000A6361">
            <w:pPr>
              <w:pStyle w:val="TableDataStyle"/>
            </w:pPr>
            <w:r>
              <w:t>0.913</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2F33BF" w14:textId="77777777" w:rsidR="00FA4410" w:rsidRDefault="00FA4410" w:rsidP="000A6361">
            <w:pPr>
              <w:pStyle w:val="TableDataStyle"/>
            </w:pPr>
            <w:r>
              <w:t>1.454</w:t>
            </w:r>
          </w:p>
        </w:tc>
      </w:tr>
      <w:tr w:rsidR="00FA4410" w14:paraId="53132E46"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97A954" w14:textId="77777777" w:rsidR="00FA4410" w:rsidRDefault="00FA4410" w:rsidP="000A6361">
            <w:pPr>
              <w:pStyle w:val="TableDataStyle"/>
            </w:pPr>
            <w:r>
              <w:t>Full descriptors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47A89F" w14:textId="77777777" w:rsidR="00FA4410" w:rsidRDefault="00FA4410" w:rsidP="000A6361">
            <w:pPr>
              <w:pStyle w:val="TableDataStyle"/>
            </w:pPr>
            <w:r>
              <w:t>1,135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1CC2F1" w14:textId="77777777" w:rsidR="00FA4410" w:rsidRDefault="00FA4410" w:rsidP="000A6361">
            <w:pPr>
              <w:pStyle w:val="TableDataStyle"/>
            </w:pPr>
            <w:r>
              <w:t>0.9998</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6F4F98" w14:textId="77777777" w:rsidR="00FA4410" w:rsidRDefault="00FA4410" w:rsidP="000A6361">
            <w:pPr>
              <w:pStyle w:val="TableDataStyle"/>
            </w:pPr>
            <w:r>
              <w:t>0.829</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4D7554" w14:textId="77777777" w:rsidR="00FA4410" w:rsidRDefault="00FA4410" w:rsidP="000A6361">
            <w:pPr>
              <w:pStyle w:val="TableDataStyle"/>
            </w:pPr>
            <w:r>
              <w:t>0.887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9AEA15" w14:textId="77777777" w:rsidR="00FA4410" w:rsidRDefault="00FA4410" w:rsidP="000A6361">
            <w:pPr>
              <w:pStyle w:val="TableDataStyle"/>
            </w:pPr>
            <w:r>
              <w:t>1.404</w:t>
            </w:r>
          </w:p>
        </w:tc>
      </w:tr>
    </w:tbl>
    <w:p w14:paraId="20DC8695" w14:textId="760E3FFA" w:rsidR="00FA4410" w:rsidRDefault="00647320" w:rsidP="00C5468C">
      <w:pPr>
        <w:spacing w:after="200"/>
      </w:pPr>
      <w:del w:id="541" w:author="Author" w:date="2026-04-26T21:20:00Z" w16du:dateUtc="2026-04-26T18:20:00Z">
        <w:r>
          <w:delText>The</w:delText>
        </w:r>
      </w:del>
      <w:commentRangeStart w:id="542"/>
      <w:ins w:id="543" w:author="Author" w:date="2026-04-26T21:20:00Z" w16du:dateUtc="2026-04-26T18:20:00Z">
        <w:r w:rsidR="00FA4410">
          <w:t xml:space="preserve">As detailed in the table, </w:t>
        </w:r>
        <w:commentRangeEnd w:id="542"/>
        <w:r w:rsidR="00FA4410">
          <w:rPr>
            <w:rStyle w:val="CommentReference"/>
            <w:sz w:val="24"/>
            <w:szCs w:val="22"/>
          </w:rPr>
          <w:commentReference w:id="542"/>
        </w:r>
        <w:r w:rsidR="00FA4410">
          <w:t>the</w:t>
        </w:r>
      </w:ins>
      <w:r w:rsidR="00FA4410">
        <w:t xml:space="preserve"> combined descriptor vectors consistently outperformed </w:t>
      </w:r>
      <w:del w:id="544" w:author="Author" w:date="2026-04-26T21:20:00Z" w16du:dateUtc="2026-04-26T18:20:00Z">
        <w:r>
          <w:delText>their</w:delText>
        </w:r>
      </w:del>
      <w:ins w:id="545" w:author="Author" w:date="2026-04-26T21:20:00Z" w16du:dateUtc="2026-04-26T18:20:00Z">
        <w:r w:rsidR="00FA4410">
          <w:t>the</w:t>
        </w:r>
      </w:ins>
      <w:r w:rsidR="00FA4410">
        <w:t xml:space="preserve"> individual components. The </w:t>
      </w:r>
      <w:del w:id="546" w:author="Author" w:date="2026-04-26T21:20:00Z" w16du:dateUtc="2026-04-26T18:20:00Z">
        <w:r>
          <w:delText>best</w:delText>
        </w:r>
      </w:del>
      <w:ins w:id="547" w:author="Author" w:date="2026-04-26T21:20:00Z" w16du:dateUtc="2026-04-26T18:20:00Z">
        <w:r w:rsidR="00FA4410">
          <w:t>optimal</w:t>
        </w:r>
      </w:ins>
      <w:r w:rsidR="00FA4410">
        <w:t xml:space="preserve"> combined configuration (Morgan radius 1, 2,048 bits + MACCS + continuous</w:t>
      </w:r>
      <w:ins w:id="548" w:author="Author" w:date="2026-04-26T21:20:00Z" w16du:dateUtc="2026-04-26T18:20:00Z">
        <w:r w:rsidR="00731104">
          <w:t xml:space="preserve"> descriptors</w:t>
        </w:r>
      </w:ins>
      <w:r w:rsidR="00FA4410">
        <w:t xml:space="preserve">) achieved </w:t>
      </w:r>
      <w:ins w:id="549" w:author="Author" w:date="2026-04-26T21:20:00Z" w16du:dateUtc="2026-04-26T18:20:00Z">
        <w:r w:rsidR="00FA4410">
          <w:rPr>
            <w:rFonts w:ascii="Times New Roman" w:eastAsia="Times New Roman" w:hAnsi="Times New Roman" w:cs="Times New Roman"/>
            <w:szCs w:val="24"/>
          </w:rPr>
          <w:t xml:space="preserve">a </w:t>
        </w:r>
      </w:ins>
      <w:r w:rsidR="00FA4410" w:rsidRPr="00647320">
        <w:rPr>
          <w:rFonts w:ascii="Times New Roman" w:hAnsi="Times New Roman"/>
        </w:rPr>
        <w:t xml:space="preserve">test </w:t>
      </w:r>
      <w:del w:id="550" w:author="Author" w:date="2026-04-26T21:20:00Z" w16du:dateUtc="2026-04-26T18:20:00Z">
        <w:r>
          <w:delText>R² =</w:delText>
        </w:r>
      </w:del>
      <w:ins w:id="551" w:author="Author" w:date="2026-04-26T21:20:00Z" w16du:dateUtc="2026-04-26T18:20:00Z">
        <w:r w:rsidR="00FA4410">
          <w:rPr>
            <w:rFonts w:ascii="Times New Roman" w:eastAsia="Times New Roman" w:hAnsi="Times New Roman" w:cs="Times New Roman"/>
            <w:szCs w:val="24"/>
          </w:rPr>
          <w:t>R</w:t>
        </w:r>
        <w:r w:rsidR="00FA4410" w:rsidRPr="00647320">
          <w:rPr>
            <w:vertAlign w:val="superscript"/>
          </w:rPr>
          <w:t>2</w:t>
        </w:r>
        <w:r w:rsidR="00FA4410">
          <w:rPr>
            <w:rFonts w:ascii="Times New Roman" w:eastAsia="Times New Roman" w:hAnsi="Times New Roman" w:cs="Times New Roman"/>
            <w:szCs w:val="24"/>
          </w:rPr>
          <w:t xml:space="preserve"> </w:t>
        </w:r>
        <w:r w:rsidR="00FA4410">
          <w:t>of</w:t>
        </w:r>
      </w:ins>
      <w:r w:rsidR="00FA4410" w:rsidRPr="00647320">
        <w:rPr>
          <w:rFonts w:ascii="Times New Roman" w:hAnsi="Times New Roman"/>
        </w:rPr>
        <w:t xml:space="preserve"> 0.817 (RMSE = 1.454), representing a 2.8% improvement over the </w:t>
      </w:r>
      <w:del w:id="552" w:author="Author" w:date="2026-04-26T21:20:00Z" w16du:dateUtc="2026-04-26T18:20:00Z">
        <w:r>
          <w:delText>best</w:delText>
        </w:r>
      </w:del>
      <w:ins w:id="553" w:author="Author" w:date="2026-04-26T21:20:00Z" w16du:dateUtc="2026-04-26T18:20:00Z">
        <w:r w:rsidR="00FA4410">
          <w:t>optimal</w:t>
        </w:r>
      </w:ins>
      <w:r w:rsidR="00FA4410" w:rsidRPr="00647320">
        <w:rPr>
          <w:rFonts w:ascii="Times New Roman" w:hAnsi="Times New Roman"/>
        </w:rPr>
        <w:t xml:space="preserve"> individual Morgan </w:t>
      </w:r>
      <w:del w:id="554" w:author="Author" w:date="2026-04-26T21:20:00Z" w16du:dateUtc="2026-04-26T18:20:00Z">
        <w:r>
          <w:delText>fingerprint</w:delText>
        </w:r>
      </w:del>
      <w:ins w:id="555" w:author="Author" w:date="2026-04-26T21:20:00Z" w16du:dateUtc="2026-04-26T18:20:00Z">
        <w:r w:rsidR="00FA4410">
          <w:rPr>
            <w:rFonts w:ascii="Times New Roman" w:eastAsia="Times New Roman" w:hAnsi="Times New Roman" w:cs="Times New Roman"/>
            <w:szCs w:val="24"/>
          </w:rPr>
          <w:t>fing</w:t>
        </w:r>
        <w:r w:rsidR="00FA4410">
          <w:t>erprint</w:t>
        </w:r>
        <w:r w:rsidR="00FA4410">
          <w:rPr>
            <w:rFonts w:ascii="Times New Roman" w:eastAsia="Times New Roman" w:hAnsi="Times New Roman" w:cs="Times New Roman"/>
            <w:szCs w:val="24"/>
          </w:rPr>
          <w:t>s</w:t>
        </w:r>
      </w:ins>
      <w:r w:rsidR="00FA4410" w:rsidRPr="00647320">
        <w:rPr>
          <w:rFonts w:ascii="Times New Roman" w:hAnsi="Times New Roman"/>
        </w:rPr>
        <w:t xml:space="preserve">. This result corroborates previous findings that heterogeneous descriptor fusion </w:t>
      </w:r>
      <w:del w:id="556" w:author="Author" w:date="2026-04-26T21:20:00Z" w16du:dateUtc="2026-04-26T18:20:00Z">
        <w:r>
          <w:delText>captures</w:delText>
        </w:r>
      </w:del>
      <w:ins w:id="557" w:author="Author" w:date="2026-04-26T21:20:00Z" w16du:dateUtc="2026-04-26T18:20:00Z">
        <w:r w:rsidR="00FA4410">
          <w:rPr>
            <w:rFonts w:ascii="Times New Roman" w:eastAsia="Times New Roman" w:hAnsi="Times New Roman" w:cs="Times New Roman"/>
            <w:szCs w:val="24"/>
          </w:rPr>
          <w:t>can capture</w:t>
        </w:r>
      </w:ins>
      <w:r w:rsidR="00FA4410">
        <w:t xml:space="preserve"> complementary structural information</w:t>
      </w:r>
      <w:del w:id="558" w:author="Author" w:date="2026-04-26T21:20:00Z" w16du:dateUtc="2026-04-26T18:20:00Z">
        <w:r>
          <w:delText>.</w:delText>
        </w:r>
      </w:del>
      <w:r w:rsidR="00FA4410">
        <w:rPr>
          <w:sz w:val="20"/>
          <w:szCs w:val="20"/>
          <w:vertAlign w:val="superscript"/>
        </w:rPr>
        <w:t xml:space="preserve"> 5,7</w:t>
      </w:r>
      <w:ins w:id="559" w:author="Author" w:date="2026-04-26T21:20:00Z" w16du:dateUtc="2026-04-26T18:20:00Z">
        <w:r w:rsidR="00FA4410" w:rsidRPr="00647320">
          <w:rPr>
            <w:sz w:val="20"/>
            <w:szCs w:val="20"/>
          </w:rPr>
          <w:t>.</w:t>
        </w:r>
      </w:ins>
      <w:r w:rsidR="00FA4410">
        <w:t xml:space="preserve"> </w:t>
      </w:r>
      <w:commentRangeStart w:id="560"/>
      <w:r w:rsidR="00FA4410">
        <w:t xml:space="preserve">Figure </w:t>
      </w:r>
      <w:del w:id="561" w:author="Author" w:date="2026-04-26T21:20:00Z" w16du:dateUtc="2026-04-26T18:20:00Z">
        <w:r>
          <w:delText>2 provides</w:delText>
        </w:r>
      </w:del>
      <w:ins w:id="562" w:author="Author" w:date="2026-04-26T21:20:00Z" w16du:dateUtc="2026-04-26T18:20:00Z">
        <w:r w:rsidR="00FA4410">
          <w:t>3</w:t>
        </w:r>
        <w:commentRangeEnd w:id="560"/>
        <w:r w:rsidR="00FA4410">
          <w:rPr>
            <w:rStyle w:val="CommentReference"/>
            <w:sz w:val="24"/>
            <w:szCs w:val="22"/>
          </w:rPr>
          <w:commentReference w:id="560"/>
        </w:r>
        <w:r w:rsidR="00FA4410">
          <w:t xml:space="preserve"> pres</w:t>
        </w:r>
        <w:r w:rsidR="00FA4410">
          <w:rPr>
            <w:rFonts w:ascii="Times New Roman" w:eastAsia="Times New Roman" w:hAnsi="Times New Roman" w:cs="Times New Roman"/>
            <w:szCs w:val="24"/>
          </w:rPr>
          <w:t>ents</w:t>
        </w:r>
      </w:ins>
      <w:r w:rsidR="00FA4410" w:rsidRPr="00647320">
        <w:rPr>
          <w:rFonts w:ascii="Times New Roman" w:hAnsi="Times New Roman"/>
        </w:rPr>
        <w:t xml:space="preserve"> a visual comparison of </w:t>
      </w:r>
      <w:ins w:id="563" w:author="Author" w:date="2026-04-26T21:20:00Z" w16du:dateUtc="2026-04-26T18:20:00Z">
        <w:r w:rsidR="00FA4410">
          <w:rPr>
            <w:rFonts w:ascii="Times New Roman" w:eastAsia="Times New Roman" w:hAnsi="Times New Roman" w:cs="Times New Roman"/>
            <w:szCs w:val="24"/>
          </w:rPr>
          <w:t xml:space="preserve">the </w:t>
        </w:r>
      </w:ins>
      <w:r w:rsidR="00FA4410" w:rsidRPr="00647320">
        <w:rPr>
          <w:rFonts w:ascii="Times New Roman" w:hAnsi="Times New Roman"/>
        </w:rPr>
        <w:t xml:space="preserve">training and test </w:t>
      </w:r>
      <w:del w:id="564" w:author="Author" w:date="2026-04-26T21:20:00Z" w16du:dateUtc="2026-04-26T18:20:00Z">
        <w:r>
          <w:delText>R²</w:delText>
        </w:r>
      </w:del>
      <w:ins w:id="565" w:author="Author" w:date="2026-04-26T21:20:00Z" w16du:dateUtc="2026-04-26T18:20:00Z">
        <w:r w:rsidR="00FA4410">
          <w:rPr>
            <w:rFonts w:ascii="Times New Roman" w:eastAsia="Times New Roman" w:hAnsi="Times New Roman" w:cs="Times New Roman"/>
            <w:szCs w:val="24"/>
          </w:rPr>
          <w:t>R</w:t>
        </w:r>
        <w:r w:rsidR="00FA4410" w:rsidRPr="00647320">
          <w:rPr>
            <w:vertAlign w:val="superscript"/>
          </w:rPr>
          <w:t>2</w:t>
        </w:r>
        <w:r w:rsidR="00FA4410">
          <w:rPr>
            <w:rFonts w:ascii="Times New Roman" w:eastAsia="Times New Roman" w:hAnsi="Times New Roman" w:cs="Times New Roman"/>
            <w:szCs w:val="24"/>
          </w:rPr>
          <w:t xml:space="preserve"> values</w:t>
        </w:r>
      </w:ins>
      <w:r w:rsidR="00FA4410" w:rsidRPr="00647320">
        <w:rPr>
          <w:rFonts w:ascii="Times New Roman" w:hAnsi="Times New Roman"/>
        </w:rPr>
        <w:t xml:space="preserve"> across all five model categories.</w:t>
      </w:r>
    </w:p>
    <w:p w14:paraId="4723C617" w14:textId="77777777" w:rsidR="00FA4410" w:rsidRDefault="00FA4410" w:rsidP="00FA4410">
      <w:pPr>
        <w:spacing w:before="120" w:after="60"/>
        <w:jc w:val="center"/>
      </w:pPr>
      <w:commentRangeStart w:id="566"/>
      <w:r>
        <w:rPr>
          <w:noProof/>
          <w:lang w:val="pl-PL" w:eastAsia="pl-PL"/>
        </w:rPr>
        <w:drawing>
          <wp:inline distT="0" distB="0" distL="0" distR="0" wp14:anchorId="63AF06EB" wp14:editId="4CA94893">
            <wp:extent cx="4000500" cy="2667000"/>
            <wp:effectExtent l="0" t="0" r="0" b="0"/>
            <wp:docPr id="479590943" name="fig2_model_comparison.png" descr="fig2_model_comparison.png" title="fig2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0943" name=""/>
                    <pic:cNvPicPr>
                      <a:picLocks noChangeAspect="1" noChangeArrowheads="1"/>
                    </pic:cNvPicPr>
                  </pic:nvPicPr>
                  <pic:blipFill>
                    <a:blip r:embed="rId18"/>
                    <a:stretch>
                      <a:fillRect/>
                    </a:stretch>
                  </pic:blipFill>
                  <pic:spPr bwMode="auto">
                    <a:xfrm>
                      <a:off x="0" y="0"/>
                      <a:ext cx="4000500" cy="2667000"/>
                    </a:xfrm>
                    <a:prstGeom prst="rect">
                      <a:avLst/>
                    </a:prstGeom>
                  </pic:spPr>
                </pic:pic>
              </a:graphicData>
            </a:graphic>
          </wp:inline>
        </w:drawing>
      </w:r>
      <w:commentRangeEnd w:id="566"/>
      <w:r>
        <w:rPr>
          <w:rStyle w:val="CommentReference"/>
          <w:sz w:val="24"/>
          <w:szCs w:val="22"/>
        </w:rPr>
        <w:commentReference w:id="566"/>
      </w:r>
    </w:p>
    <w:p w14:paraId="42733087" w14:textId="1CC69FB6" w:rsidR="00FA4410" w:rsidRPr="00647320" w:rsidRDefault="00FA4410" w:rsidP="00C5468C">
      <w:pPr>
        <w:spacing w:before="120" w:after="240" w:line="240" w:lineRule="auto"/>
        <w:jc w:val="center"/>
        <w:rPr>
          <w:i/>
        </w:rPr>
      </w:pPr>
      <w:r w:rsidRPr="00647320">
        <w:rPr>
          <w:i/>
        </w:rPr>
        <w:t xml:space="preserve">Figure </w:t>
      </w:r>
      <w:del w:id="567" w:author="Author" w:date="2026-04-26T21:20:00Z" w16du:dateUtc="2026-04-26T18:20:00Z">
        <w:r w:rsidR="00647320">
          <w:rPr>
            <w:b/>
            <w:bCs/>
          </w:rPr>
          <w:delText>2</w:delText>
        </w:r>
      </w:del>
      <w:ins w:id="568" w:author="Author" w:date="2026-04-26T21:20:00Z" w16du:dateUtc="2026-04-26T18:20:00Z">
        <w:r w:rsidRPr="00647320">
          <w:rPr>
            <w:i/>
            <w:iCs/>
          </w:rPr>
          <w:t>3</w:t>
        </w:r>
      </w:ins>
      <w:r w:rsidRPr="00647320">
        <w:rPr>
          <w:i/>
        </w:rPr>
        <w:t>.</w:t>
      </w:r>
      <w:r w:rsidRPr="00647320">
        <w:rPr>
          <w:b/>
          <w:i/>
        </w:rPr>
        <w:t xml:space="preserve"> </w:t>
      </w:r>
      <w:r w:rsidRPr="00647320">
        <w:rPr>
          <w:i/>
        </w:rPr>
        <w:t xml:space="preserve">Comparison of </w:t>
      </w:r>
      <w:del w:id="569" w:author="Author" w:date="2026-04-26T21:20:00Z" w16du:dateUtc="2026-04-26T18:20:00Z">
        <w:r w:rsidR="00647320">
          <w:delText>train</w:delText>
        </w:r>
      </w:del>
      <w:ins w:id="570" w:author="Author" w:date="2026-04-26T21:20:00Z" w16du:dateUtc="2026-04-26T18:20:00Z">
        <w:r>
          <w:rPr>
            <w:i/>
            <w:iCs/>
          </w:rPr>
          <w:t>the</w:t>
        </w:r>
        <w:r w:rsidRPr="00647320">
          <w:rPr>
            <w:i/>
            <w:iCs/>
          </w:rPr>
          <w:t xml:space="preserve"> train</w:t>
        </w:r>
        <w:r>
          <w:rPr>
            <w:i/>
            <w:iCs/>
          </w:rPr>
          <w:t>ing</w:t>
        </w:r>
      </w:ins>
      <w:r w:rsidRPr="00647320">
        <w:rPr>
          <w:i/>
        </w:rPr>
        <w:t xml:space="preserve"> and test </w:t>
      </w:r>
      <w:del w:id="571" w:author="Author" w:date="2026-04-26T21:20:00Z" w16du:dateUtc="2026-04-26T18:20:00Z">
        <w:r w:rsidR="00647320">
          <w:delText>R²</w:delText>
        </w:r>
      </w:del>
      <w:ins w:id="572" w:author="Author" w:date="2026-04-26T21:20:00Z" w16du:dateUtc="2026-04-26T18:20:00Z">
        <w:r w:rsidRPr="00647320">
          <w:rPr>
            <w:i/>
            <w:iCs/>
          </w:rPr>
          <w:t>R</w:t>
        </w:r>
        <w:r w:rsidRPr="00647320">
          <w:rPr>
            <w:i/>
            <w:iCs/>
            <w:vertAlign w:val="superscript"/>
          </w:rPr>
          <w:t>2</w:t>
        </w:r>
        <w:r w:rsidRPr="00647320">
          <w:rPr>
            <w:i/>
            <w:iCs/>
          </w:rPr>
          <w:t xml:space="preserve"> </w:t>
        </w:r>
        <w:r>
          <w:rPr>
            <w:i/>
            <w:iCs/>
          </w:rPr>
          <w:t>values</w:t>
        </w:r>
      </w:ins>
      <w:r w:rsidRPr="00647320">
        <w:rPr>
          <w:i/>
        </w:rPr>
        <w:t xml:space="preserve"> across descriptor categorie</w:t>
      </w:r>
      <w:commentRangeStart w:id="573"/>
      <w:r w:rsidRPr="00647320">
        <w:rPr>
          <w:i/>
        </w:rPr>
        <w:t>s</w:t>
      </w:r>
      <w:commentRangeEnd w:id="573"/>
      <w:del w:id="574" w:author="Author" w:date="2026-04-26T21:20:00Z" w16du:dateUtc="2026-04-26T18:20:00Z">
        <w:r w:rsidR="00647320">
          <w:delText>.</w:delText>
        </w:r>
      </w:del>
      <w:r w:rsidR="00647320">
        <w:t xml:space="preserve"> </w:t>
      </w:r>
      <w:del w:id="575" w:author="Author" w:date="2026-04-26T21:26:00Z" w16du:dateUtc="2026-04-26T18:26:00Z">
        <w:r w:rsidR="00647320" w:rsidRPr="00647320" w:rsidDel="00647320">
          <w:rPr>
            <w:i/>
            <w:iCs/>
          </w:rPr>
          <w:delText>Combined and full-descriptor models achieve the highest test performance.</w:delText>
        </w:r>
        <w:r w:rsidRPr="00647320" w:rsidDel="00647320">
          <w:rPr>
            <w:rStyle w:val="CommentReference"/>
            <w:i/>
            <w:iCs/>
            <w:sz w:val="24"/>
            <w:szCs w:val="22"/>
          </w:rPr>
          <w:commentReference w:id="573"/>
        </w:r>
      </w:del>
    </w:p>
    <w:p w14:paraId="58199285" w14:textId="386BE1D4" w:rsidR="00FA4410" w:rsidRPr="00FA4410" w:rsidRDefault="00FA4410" w:rsidP="00C5468C">
      <w:pPr>
        <w:pStyle w:val="Heading2"/>
        <w:numPr>
          <w:ilvl w:val="0"/>
          <w:numId w:val="0"/>
        </w:numPr>
        <w:spacing w:before="360" w:after="200"/>
        <w:ind w:left="720" w:hanging="702"/>
        <w:rPr>
          <w:rFonts w:cs="Arial"/>
          <w:szCs w:val="24"/>
        </w:rPr>
        <w:pPrChange w:id="576" w:author="Author" w:date="2026-04-26T22:36:00Z" w16du:dateUtc="2026-04-26T19:36:00Z">
          <w:pPr>
            <w:pStyle w:val="Heading2"/>
            <w:spacing w:before="360" w:after="200" w:line="360" w:lineRule="auto"/>
          </w:pPr>
        </w:pPrChange>
      </w:pPr>
      <w:ins w:id="577" w:author="Author" w:date="2026-04-26T21:20:00Z" w16du:dateUtc="2026-04-26T18:20:00Z">
        <w:r w:rsidRPr="00FA4410">
          <w:rPr>
            <w:rFonts w:cs="Arial"/>
            <w:szCs w:val="24"/>
          </w:rPr>
          <w:lastRenderedPageBreak/>
          <w:t>3.3</w:t>
        </w:r>
      </w:ins>
      <w:ins w:id="578" w:author="Author" w:date="2026-04-26T22:37:00Z" w16du:dateUtc="2026-04-26T19:37:00Z">
        <w:r w:rsidR="00591ECA">
          <w:rPr>
            <w:rFonts w:cs="Arial"/>
            <w:szCs w:val="24"/>
          </w:rPr>
          <w:t>.</w:t>
        </w:r>
      </w:ins>
      <w:ins w:id="579" w:author="Author" w:date="2026-04-26T21:20:00Z" w16du:dateUtc="2026-04-26T18:20:00Z">
        <w:r w:rsidRPr="00FA4410">
          <w:rPr>
            <w:rFonts w:cs="Arial"/>
            <w:szCs w:val="24"/>
          </w:rPr>
          <w:t xml:space="preserve"> </w:t>
        </w:r>
      </w:ins>
      <w:r w:rsidRPr="00FA4410">
        <w:rPr>
          <w:rFonts w:cs="Arial"/>
          <w:szCs w:val="24"/>
        </w:rPr>
        <w:t xml:space="preserve">Predicted </w:t>
      </w:r>
      <w:del w:id="580" w:author="Author" w:date="2026-04-26T21:20:00Z" w16du:dateUtc="2026-04-26T18:20:00Z">
        <w:r w:rsidR="00647320">
          <w:delText>Versus Experimental</w:delText>
        </w:r>
      </w:del>
      <w:ins w:id="581" w:author="Author" w:date="2026-04-26T21:20:00Z" w16du:dateUtc="2026-04-26T18:20:00Z">
        <w:r w:rsidRPr="00FA4410">
          <w:rPr>
            <w:rFonts w:cs="Arial"/>
            <w:szCs w:val="24"/>
          </w:rPr>
          <w:t>versus experimental</w:t>
        </w:r>
      </w:ins>
      <w:r w:rsidRPr="00FA4410">
        <w:rPr>
          <w:rFonts w:cs="Arial"/>
          <w:szCs w:val="24"/>
        </w:rPr>
        <w:t xml:space="preserve"> pKa</w:t>
      </w:r>
    </w:p>
    <w:p w14:paraId="6816CC3C" w14:textId="3427FF68" w:rsidR="00FA4410" w:rsidRDefault="00FA4410" w:rsidP="00C5468C">
      <w:pPr>
        <w:spacing w:after="200"/>
        <w:ind w:left="0"/>
      </w:pPr>
      <w:r>
        <w:t xml:space="preserve">Figure </w:t>
      </w:r>
      <w:del w:id="582" w:author="Author" w:date="2026-04-26T21:20:00Z" w16du:dateUtc="2026-04-26T18:20:00Z">
        <w:r w:rsidR="00647320">
          <w:delText>3</w:delText>
        </w:r>
      </w:del>
      <w:ins w:id="583" w:author="Author" w:date="2026-04-26T21:20:00Z" w16du:dateUtc="2026-04-26T18:20:00Z">
        <w:r>
          <w:t>4</w:t>
        </w:r>
      </w:ins>
      <w:r>
        <w:t xml:space="preserve"> presents scatter plots of </w:t>
      </w:r>
      <w:ins w:id="584" w:author="Author" w:date="2026-04-26T21:20:00Z" w16du:dateUtc="2026-04-26T18:20:00Z">
        <w:r>
          <w:rPr>
            <w:rFonts w:ascii="Times New Roman" w:eastAsia="Times New Roman" w:hAnsi="Times New Roman" w:cs="Times New Roman"/>
            <w:szCs w:val="24"/>
          </w:rPr>
          <w:t xml:space="preserve">the </w:t>
        </w:r>
      </w:ins>
      <w:r w:rsidRPr="00647320">
        <w:rPr>
          <w:rFonts w:ascii="Times New Roman" w:hAnsi="Times New Roman"/>
        </w:rPr>
        <w:t xml:space="preserve">predicted versus experimental pKa values </w:t>
      </w:r>
      <w:del w:id="585" w:author="Author" w:date="2026-04-26T21:20:00Z" w16du:dateUtc="2026-04-26T18:20:00Z">
        <w:r w:rsidR="00647320">
          <w:delText xml:space="preserve">for </w:delText>
        </w:r>
      </w:del>
      <w:ins w:id="586" w:author="Author" w:date="2026-04-26T21:20:00Z" w16du:dateUtc="2026-04-26T18:20:00Z">
        <w:r>
          <w:t>obtained using</w:t>
        </w:r>
        <w:r>
          <w:rPr>
            <w:rFonts w:ascii="Times New Roman" w:eastAsia="Times New Roman" w:hAnsi="Times New Roman" w:cs="Times New Roman"/>
            <w:szCs w:val="24"/>
          </w:rPr>
          <w:t xml:space="preserve"> </w:t>
        </w:r>
      </w:ins>
      <w:r w:rsidRPr="00647320">
        <w:rPr>
          <w:rFonts w:ascii="Times New Roman" w:hAnsi="Times New Roman"/>
        </w:rPr>
        <w:t>the full-descr</w:t>
      </w:r>
      <w:r>
        <w:t xml:space="preserve">iptor XGBoost model </w:t>
      </w:r>
      <w:del w:id="587" w:author="Author" w:date="2026-04-26T21:20:00Z" w16du:dateUtc="2026-04-26T18:20:00Z">
        <w:r w:rsidR="00647320">
          <w:delText>on</w:delText>
        </w:r>
      </w:del>
      <w:ins w:id="588" w:author="Author" w:date="2026-04-26T21:20:00Z" w16du:dateUtc="2026-04-26T18:20:00Z">
        <w:r>
          <w:t>for</w:t>
        </w:r>
      </w:ins>
      <w:r>
        <w:t xml:space="preserve"> both </w:t>
      </w:r>
      <w:ins w:id="589" w:author="Author" w:date="2026-04-26T21:20:00Z" w16du:dateUtc="2026-04-26T18:20:00Z">
        <w:r>
          <w:rPr>
            <w:rFonts w:ascii="Times New Roman" w:eastAsia="Times New Roman" w:hAnsi="Times New Roman" w:cs="Times New Roman"/>
            <w:szCs w:val="24"/>
          </w:rPr>
          <w:t xml:space="preserve">the </w:t>
        </w:r>
      </w:ins>
      <w:r w:rsidRPr="00647320">
        <w:rPr>
          <w:rFonts w:ascii="Times New Roman" w:hAnsi="Times New Roman"/>
        </w:rPr>
        <w:t xml:space="preserve">training and test sets. The training set (n = 2293) exhibited </w:t>
      </w:r>
      <w:ins w:id="590" w:author="Author" w:date="2026-04-26T21:20:00Z" w16du:dateUtc="2026-04-26T18:20:00Z">
        <w:r>
          <w:rPr>
            <w:rFonts w:ascii="Times New Roman" w:eastAsia="Times New Roman" w:hAnsi="Times New Roman" w:cs="Times New Roman"/>
            <w:szCs w:val="24"/>
          </w:rPr>
          <w:t xml:space="preserve">a </w:t>
        </w:r>
      </w:ins>
      <w:r w:rsidRPr="00647320">
        <w:rPr>
          <w:rFonts w:ascii="Times New Roman" w:hAnsi="Times New Roman"/>
        </w:rPr>
        <w:t>near-perfect fit (</w:t>
      </w:r>
      <w:del w:id="591" w:author="Author" w:date="2026-04-26T21:20:00Z" w16du:dateUtc="2026-04-26T18:20:00Z">
        <w:r w:rsidR="00647320">
          <w:delText>R²</w:delText>
        </w:r>
      </w:del>
      <w:ins w:id="592" w:author="Author" w:date="2026-04-26T21:20:00Z" w16du:dateUtc="2026-04-26T18:20:00Z">
        <w:r>
          <w:rPr>
            <w:rFonts w:ascii="Times New Roman" w:eastAsia="Times New Roman" w:hAnsi="Times New Roman" w:cs="Times New Roman"/>
            <w:szCs w:val="24"/>
          </w:rPr>
          <w:t>R</w:t>
        </w:r>
        <w:r w:rsidRPr="00647320">
          <w:rPr>
            <w:vertAlign w:val="superscript"/>
          </w:rPr>
          <w:t>2</w:t>
        </w:r>
      </w:ins>
      <w:r w:rsidRPr="00647320">
        <w:rPr>
          <w:rFonts w:ascii="Times New Roman" w:hAnsi="Times New Roman"/>
        </w:rPr>
        <w:t xml:space="preserve"> = 0.9998, RMSE = 0.047), </w:t>
      </w:r>
      <w:del w:id="593" w:author="Author" w:date="2026-04-26T21:20:00Z" w16du:dateUtc="2026-04-26T18:20:00Z">
        <w:r w:rsidR="00647320">
          <w:delText>while</w:delText>
        </w:r>
      </w:del>
      <w:ins w:id="594" w:author="Author" w:date="2026-04-26T21:20:00Z" w16du:dateUtc="2026-04-26T18:20:00Z">
        <w:r>
          <w:t>whereas</w:t>
        </w:r>
      </w:ins>
      <w:r>
        <w:t xml:space="preserve"> the test set (n = 765) showed good generalization (</w:t>
      </w:r>
      <w:del w:id="595" w:author="Author" w:date="2026-04-26T21:20:00Z" w16du:dateUtc="2026-04-26T18:20:00Z">
        <w:r w:rsidR="00647320">
          <w:delText>R²</w:delText>
        </w:r>
      </w:del>
      <w:ins w:id="596" w:author="Author" w:date="2026-04-26T21:20:00Z" w16du:dateUtc="2026-04-26T18:20:00Z">
        <w:r>
          <w:t>R</w:t>
        </w:r>
        <w:r w:rsidRPr="00647320">
          <w:rPr>
            <w:vertAlign w:val="superscript"/>
          </w:rPr>
          <w:t>2</w:t>
        </w:r>
      </w:ins>
      <w:r>
        <w:t xml:space="preserve"> = 0.829, RMSE = 1.404). The scatter around the diagonal identity line </w:t>
      </w:r>
      <w:del w:id="597" w:author="Author" w:date="2026-04-26T21:20:00Z" w16du:dateUtc="2026-04-26T18:20:00Z">
        <w:r w:rsidR="00647320">
          <w:delText>was</w:delText>
        </w:r>
      </w:del>
      <w:ins w:id="598" w:author="Author" w:date="2026-04-26T21:20:00Z" w16du:dateUtc="2026-04-26T18:20:00Z">
        <w:r>
          <w:t>remain</w:t>
        </w:r>
        <w:r w:rsidR="00447EB1">
          <w:t>ed</w:t>
        </w:r>
      </w:ins>
      <w:r>
        <w:t xml:space="preserve"> relatively uniform across the pKa range of −3 to 14, suggesting that the model does not exhibit systematic bias toward any particular pKa region.</w:t>
      </w:r>
    </w:p>
    <w:p w14:paraId="4DA6046B" w14:textId="77777777" w:rsidR="00FA4410" w:rsidRDefault="00FA4410" w:rsidP="00FA4410">
      <w:pPr>
        <w:spacing w:before="120" w:after="60"/>
        <w:jc w:val="center"/>
      </w:pPr>
      <w:commentRangeStart w:id="599"/>
      <w:r>
        <w:rPr>
          <w:noProof/>
          <w:lang w:val="pl-PL" w:eastAsia="pl-PL"/>
        </w:rPr>
        <w:drawing>
          <wp:inline distT="0" distB="0" distL="0" distR="0" wp14:anchorId="15521C20" wp14:editId="0A0DC09C">
            <wp:extent cx="4762500" cy="2143125"/>
            <wp:effectExtent l="0" t="0" r="0" b="0"/>
            <wp:docPr id="726358842" name="fig3_predicted_vs_actual.png" descr="fig3_predicted_vs_actual.png" title="fig3_predict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58842" name=""/>
                    <pic:cNvPicPr>
                      <a:picLocks noChangeAspect="1" noChangeArrowheads="1"/>
                    </pic:cNvPicPr>
                  </pic:nvPicPr>
                  <pic:blipFill>
                    <a:blip r:embed="rId19"/>
                    <a:stretch>
                      <a:fillRect/>
                    </a:stretch>
                  </pic:blipFill>
                  <pic:spPr bwMode="auto">
                    <a:xfrm>
                      <a:off x="0" y="0"/>
                      <a:ext cx="4762500" cy="2143125"/>
                    </a:xfrm>
                    <a:prstGeom prst="rect">
                      <a:avLst/>
                    </a:prstGeom>
                  </pic:spPr>
                </pic:pic>
              </a:graphicData>
            </a:graphic>
          </wp:inline>
        </w:drawing>
      </w:r>
      <w:commentRangeEnd w:id="599"/>
      <w:r>
        <w:rPr>
          <w:rStyle w:val="CommentReference"/>
          <w:sz w:val="24"/>
          <w:szCs w:val="22"/>
        </w:rPr>
        <w:commentReference w:id="599"/>
      </w:r>
    </w:p>
    <w:p w14:paraId="750468EA" w14:textId="0ED3F597" w:rsidR="00FA4410" w:rsidRPr="00647320" w:rsidRDefault="00FA4410" w:rsidP="00C5468C">
      <w:pPr>
        <w:spacing w:before="120" w:after="240" w:line="240" w:lineRule="auto"/>
        <w:jc w:val="center"/>
        <w:rPr>
          <w:i/>
        </w:rPr>
      </w:pPr>
      <w:r w:rsidRPr="00647320">
        <w:rPr>
          <w:i/>
        </w:rPr>
        <w:t xml:space="preserve">Figure </w:t>
      </w:r>
      <w:del w:id="600" w:author="Author" w:date="2026-04-26T21:20:00Z" w16du:dateUtc="2026-04-26T18:20:00Z">
        <w:r w:rsidR="00647320">
          <w:rPr>
            <w:b/>
            <w:bCs/>
          </w:rPr>
          <w:delText>3</w:delText>
        </w:r>
      </w:del>
      <w:ins w:id="601" w:author="Author" w:date="2026-04-26T21:20:00Z" w16du:dateUtc="2026-04-26T18:20:00Z">
        <w:r w:rsidRPr="00647320">
          <w:rPr>
            <w:i/>
            <w:iCs/>
          </w:rPr>
          <w:t>4</w:t>
        </w:r>
      </w:ins>
      <w:r w:rsidRPr="00647320">
        <w:rPr>
          <w:i/>
        </w:rPr>
        <w:t>.</w:t>
      </w:r>
      <w:r w:rsidRPr="00647320">
        <w:rPr>
          <w:b/>
          <w:i/>
        </w:rPr>
        <w:t xml:space="preserve"> </w:t>
      </w:r>
      <w:r w:rsidRPr="00647320">
        <w:rPr>
          <w:i/>
        </w:rPr>
        <w:t xml:space="preserve">Predicted versus experimental pKa </w:t>
      </w:r>
      <w:ins w:id="602" w:author="Author" w:date="2026-04-26T21:20:00Z" w16du:dateUtc="2026-04-26T18:20:00Z">
        <w:r>
          <w:rPr>
            <w:i/>
            <w:iCs/>
          </w:rPr>
          <w:t>values</w:t>
        </w:r>
        <w:r w:rsidRPr="00647320">
          <w:rPr>
            <w:i/>
            <w:iCs/>
          </w:rPr>
          <w:t xml:space="preserve"> </w:t>
        </w:r>
      </w:ins>
      <w:r w:rsidRPr="00647320">
        <w:rPr>
          <w:i/>
        </w:rPr>
        <w:t xml:space="preserve">for the full-descriptor XGBoost model. (a) </w:t>
      </w:r>
      <w:r w:rsidR="00C5468C">
        <w:rPr>
          <w:i/>
        </w:rPr>
        <w:tab/>
      </w:r>
      <w:r w:rsidRPr="00647320">
        <w:rPr>
          <w:i/>
        </w:rPr>
        <w:t>Training set (n = 2293). (b) Test set (n = 765). The dashed line represents perfect prediction</w:t>
      </w:r>
      <w:r w:rsidR="00C5468C">
        <w:rPr>
          <w:i/>
        </w:rPr>
        <w:t>.</w:t>
      </w:r>
      <w:del w:id="603" w:author="Author" w:date="2026-04-26T21:20:00Z" w16du:dateUtc="2026-04-26T18:20:00Z">
        <w:r w:rsidR="00647320">
          <w:delText>.</w:delText>
        </w:r>
      </w:del>
    </w:p>
    <w:p w14:paraId="4539D65D" w14:textId="4EC3EECC" w:rsidR="00FA4410" w:rsidRPr="00FA4410" w:rsidRDefault="00FA4410" w:rsidP="00C5468C">
      <w:pPr>
        <w:pStyle w:val="Heading2"/>
        <w:numPr>
          <w:ilvl w:val="0"/>
          <w:numId w:val="0"/>
        </w:numPr>
        <w:spacing w:before="360" w:after="200"/>
        <w:ind w:left="720" w:hanging="702"/>
        <w:rPr>
          <w:rFonts w:cs="Arial"/>
          <w:szCs w:val="24"/>
        </w:rPr>
        <w:pPrChange w:id="604" w:author="Author" w:date="2026-04-26T22:37:00Z" w16du:dateUtc="2026-04-26T19:37:00Z">
          <w:pPr>
            <w:pStyle w:val="Heading2"/>
            <w:spacing w:before="360" w:after="200" w:line="360" w:lineRule="auto"/>
          </w:pPr>
        </w:pPrChange>
      </w:pPr>
      <w:ins w:id="605" w:author="Author" w:date="2026-04-26T21:20:00Z" w16du:dateUtc="2026-04-26T18:20:00Z">
        <w:r w:rsidRPr="00FA4410">
          <w:rPr>
            <w:rFonts w:cs="Arial"/>
            <w:szCs w:val="24"/>
          </w:rPr>
          <w:t>3.4</w:t>
        </w:r>
      </w:ins>
      <w:ins w:id="606" w:author="Author" w:date="2026-04-26T22:37:00Z" w16du:dateUtc="2026-04-26T19:37:00Z">
        <w:r w:rsidR="00591ECA">
          <w:rPr>
            <w:rFonts w:cs="Arial"/>
            <w:szCs w:val="24"/>
          </w:rPr>
          <w:t>.</w:t>
        </w:r>
      </w:ins>
      <w:ins w:id="607" w:author="Author" w:date="2026-04-26T21:20:00Z" w16du:dateUtc="2026-04-26T18:20:00Z">
        <w:r w:rsidRPr="00FA4410">
          <w:rPr>
            <w:rFonts w:cs="Arial"/>
            <w:szCs w:val="24"/>
          </w:rPr>
          <w:t xml:space="preserve"> </w:t>
        </w:r>
      </w:ins>
      <w:r w:rsidRPr="00FA4410">
        <w:rPr>
          <w:rFonts w:cs="Arial"/>
          <w:szCs w:val="24"/>
        </w:rPr>
        <w:t xml:space="preserve">Overfitting </w:t>
      </w:r>
      <w:del w:id="608" w:author="Author" w:date="2026-04-26T21:20:00Z" w16du:dateUtc="2026-04-26T18:20:00Z">
        <w:r w:rsidR="00647320">
          <w:delText>Analysis</w:delText>
        </w:r>
      </w:del>
      <w:ins w:id="609" w:author="Author" w:date="2026-04-26T21:20:00Z" w16du:dateUtc="2026-04-26T18:20:00Z">
        <w:r w:rsidRPr="00FA4410">
          <w:rPr>
            <w:rFonts w:cs="Arial"/>
            <w:szCs w:val="24"/>
          </w:rPr>
          <w:t>analysis</w:t>
        </w:r>
      </w:ins>
    </w:p>
    <w:p w14:paraId="56E18347" w14:textId="423EC09A" w:rsidR="00FA4410" w:rsidRDefault="00FA4410" w:rsidP="00C5468C">
      <w:pPr>
        <w:spacing w:after="200"/>
        <w:ind w:left="0"/>
      </w:pPr>
      <w:r>
        <w:t xml:space="preserve">The gap between </w:t>
      </w:r>
      <w:ins w:id="610" w:author="Author" w:date="2026-04-26T21:20:00Z" w16du:dateUtc="2026-04-26T18:20:00Z">
        <w:r>
          <w:rPr>
            <w:rFonts w:ascii="Times New Roman" w:eastAsia="Times New Roman" w:hAnsi="Times New Roman" w:cs="Times New Roman"/>
            <w:szCs w:val="24"/>
          </w:rPr>
          <w:t xml:space="preserve">the </w:t>
        </w:r>
      </w:ins>
      <w:r w:rsidRPr="00647320">
        <w:rPr>
          <w:rFonts w:ascii="Times New Roman" w:hAnsi="Times New Roman"/>
        </w:rPr>
        <w:t xml:space="preserve">training and test </w:t>
      </w:r>
      <w:del w:id="611" w:author="Author" w:date="2026-04-26T21:20:00Z" w16du:dateUtc="2026-04-26T18:20:00Z">
        <w:r w:rsidR="00647320">
          <w:delText>R²</w:delText>
        </w:r>
      </w:del>
      <w:ins w:id="612" w:author="Author" w:date="2026-04-26T21:20:00Z" w16du:dateUtc="2026-04-26T18:20:00Z">
        <w:r>
          <w:rPr>
            <w:rFonts w:ascii="Times New Roman" w:eastAsia="Times New Roman" w:hAnsi="Times New Roman" w:cs="Times New Roman"/>
            <w:szCs w:val="24"/>
          </w:rPr>
          <w:t>R</w:t>
        </w:r>
        <w:r w:rsidRPr="00647320">
          <w:rPr>
            <w:vertAlign w:val="superscript"/>
          </w:rPr>
          <w:t>2</w:t>
        </w:r>
        <w:r>
          <w:rPr>
            <w:rFonts w:ascii="Times New Roman" w:eastAsia="Times New Roman" w:hAnsi="Times New Roman" w:cs="Times New Roman"/>
            <w:szCs w:val="24"/>
          </w:rPr>
          <w:t xml:space="preserve"> </w:t>
        </w:r>
        <w:r>
          <w:t>values</w:t>
        </w:r>
      </w:ins>
      <w:r>
        <w:t xml:space="preserve"> </w:t>
      </w:r>
      <w:r w:rsidRPr="00647320">
        <w:rPr>
          <w:rFonts w:ascii="Times New Roman" w:hAnsi="Times New Roman"/>
        </w:rPr>
        <w:t xml:space="preserve">was </w:t>
      </w:r>
      <w:del w:id="613" w:author="Author" w:date="2026-04-26T21:20:00Z" w16du:dateUtc="2026-04-26T18:20:00Z">
        <w:r w:rsidR="00647320">
          <w:delText>examined</w:delText>
        </w:r>
      </w:del>
      <w:ins w:id="614" w:author="Author" w:date="2026-04-26T21:20:00Z" w16du:dateUtc="2026-04-26T18:20:00Z">
        <w:r>
          <w:t>used</w:t>
        </w:r>
      </w:ins>
      <w:r>
        <w:t xml:space="preserve"> as an indicator of overfitting. Figure 5 plots this gap for</w:t>
      </w:r>
      <w:ins w:id="615" w:author="Author" w:date="2026-04-26T21:20:00Z" w16du:dateUtc="2026-04-26T18:20:00Z">
        <w:r>
          <w:t xml:space="preserve"> </w:t>
        </w:r>
        <w:r>
          <w:rPr>
            <w:rFonts w:ascii="Times New Roman" w:eastAsia="Times New Roman" w:hAnsi="Times New Roman" w:cs="Times New Roman"/>
            <w:szCs w:val="24"/>
          </w:rPr>
          <w:t>the</w:t>
        </w:r>
      </w:ins>
      <w:r w:rsidRPr="00647320">
        <w:rPr>
          <w:rFonts w:ascii="Times New Roman" w:hAnsi="Times New Roman"/>
        </w:rPr>
        <w:t xml:space="preserve"> Morgan fingerprint models acr</w:t>
      </w:r>
      <w:r>
        <w:t xml:space="preserve">oss all radii and bit lengths. Models with max_depth = 6 exhibited larger train–test gaps (up to 0.20 R² units) </w:t>
      </w:r>
      <w:del w:id="616" w:author="Author" w:date="2026-04-26T21:20:00Z" w16du:dateUtc="2026-04-26T18:20:00Z">
        <w:r w:rsidR="00647320">
          <w:delText>compared to</w:delText>
        </w:r>
      </w:del>
      <w:ins w:id="617" w:author="Author" w:date="2026-04-26T21:20:00Z" w16du:dateUtc="2026-04-26T18:20:00Z">
        <w:r>
          <w:t xml:space="preserve">than those </w:t>
        </w:r>
        <w:r>
          <w:rPr>
            <w:rFonts w:ascii="Times New Roman" w:eastAsia="Times New Roman" w:hAnsi="Times New Roman" w:cs="Times New Roman"/>
            <w:szCs w:val="24"/>
          </w:rPr>
          <w:t>with</w:t>
        </w:r>
      </w:ins>
      <w:r w:rsidRPr="00647320">
        <w:rPr>
          <w:rFonts w:ascii="Times New Roman" w:hAnsi="Times New Roman"/>
        </w:rPr>
        <w:t xml:space="preserve"> max_depth = 3, consistent with the known tendency of deeper trees to memorize training data</w:t>
      </w:r>
      <w:del w:id="618" w:author="Author" w:date="2026-04-26T21:20:00Z" w16du:dateUtc="2026-04-26T18:20:00Z">
        <w:r w:rsidR="00647320">
          <w:delText>.</w:delText>
        </w:r>
      </w:del>
      <w:r>
        <w:rPr>
          <w:sz w:val="20"/>
          <w:szCs w:val="20"/>
          <w:vertAlign w:val="superscript"/>
        </w:rPr>
        <w:t xml:space="preserve"> 6</w:t>
      </w:r>
      <w:ins w:id="619" w:author="Author" w:date="2026-04-26T21:20:00Z" w16du:dateUtc="2026-04-26T18:20:00Z">
        <w:r>
          <w:t>.</w:t>
        </w:r>
      </w:ins>
      <w:r>
        <w:t xml:space="preserve"> Nevertheless, the regularization provided by XGBoost (L2 penalty via reg_lambda) prevented catastrophic overfitting</w:t>
      </w:r>
      <w:ins w:id="620" w:author="Author" w:date="2026-04-26T21:20:00Z" w16du:dateUtc="2026-04-26T18:20:00Z">
        <w:r>
          <w:rPr>
            <w:rFonts w:ascii="Times New Roman" w:eastAsia="Times New Roman" w:hAnsi="Times New Roman" w:cs="Times New Roman"/>
            <w:szCs w:val="24"/>
          </w:rPr>
          <w:t>,</w:t>
        </w:r>
      </w:ins>
      <w:r w:rsidRPr="00647320">
        <w:rPr>
          <w:rFonts w:ascii="Times New Roman" w:hAnsi="Times New Roman"/>
        </w:rPr>
        <w:t xml:space="preserve"> even at high dimensionalities. The full-descriptor model showed the largest absolute </w:t>
      </w:r>
      <w:del w:id="621" w:author="Author" w:date="2026-04-26T21:20:00Z" w16du:dateUtc="2026-04-26T18:20:00Z">
        <w:r w:rsidR="00647320">
          <w:lastRenderedPageBreak/>
          <w:delText>train</w:delText>
        </w:r>
      </w:del>
      <w:ins w:id="622" w:author="Author" w:date="2026-04-26T21:20:00Z" w16du:dateUtc="2026-04-26T18:20:00Z">
        <w:r>
          <w:rPr>
            <w:rFonts w:ascii="Times New Roman" w:eastAsia="Times New Roman" w:hAnsi="Times New Roman" w:cs="Times New Roman"/>
            <w:szCs w:val="24"/>
          </w:rPr>
          <w:t>train</w:t>
        </w:r>
        <w:r>
          <w:t>ing</w:t>
        </w:r>
      </w:ins>
      <w:r w:rsidRPr="00647320">
        <w:rPr>
          <w:rFonts w:ascii="Times New Roman" w:hAnsi="Times New Roman"/>
        </w:rPr>
        <w:t xml:space="preserve">–test </w:t>
      </w:r>
      <w:r>
        <w:t xml:space="preserve">gap </w:t>
      </w:r>
      <w:r w:rsidRPr="00647320">
        <w:rPr>
          <w:rFonts w:ascii="Times New Roman" w:hAnsi="Times New Roman"/>
        </w:rPr>
        <w:t>(</w:t>
      </w:r>
      <w:del w:id="623" w:author="Author" w:date="2026-04-26T21:20:00Z" w16du:dateUtc="2026-04-26T18:20:00Z">
        <w:r w:rsidR="00647320">
          <w:delText>train R²</w:delText>
        </w:r>
      </w:del>
      <w:ins w:id="624" w:author="Author" w:date="2026-04-26T21:20:00Z" w16du:dateUtc="2026-04-26T18:20:00Z">
        <w:r>
          <w:rPr>
            <w:rFonts w:ascii="Times New Roman" w:eastAsia="Times New Roman" w:hAnsi="Times New Roman" w:cs="Times New Roman"/>
            <w:szCs w:val="24"/>
          </w:rPr>
          <w:t>train</w:t>
        </w:r>
        <w:r>
          <w:t>ing</w:t>
        </w:r>
        <w:r>
          <w:rPr>
            <w:rFonts w:ascii="Times New Roman" w:eastAsia="Times New Roman" w:hAnsi="Times New Roman" w:cs="Times New Roman"/>
            <w:szCs w:val="24"/>
          </w:rPr>
          <w:t xml:space="preserve"> R</w:t>
        </w:r>
        <w:r w:rsidRPr="00647320">
          <w:rPr>
            <w:vertAlign w:val="superscript"/>
          </w:rPr>
          <w:t>2</w:t>
        </w:r>
      </w:ins>
      <w:r w:rsidRPr="00647320">
        <w:rPr>
          <w:rFonts w:ascii="Times New Roman" w:hAnsi="Times New Roman"/>
        </w:rPr>
        <w:t xml:space="preserve"> = 0.9998 vs. test </w:t>
      </w:r>
      <w:del w:id="625" w:author="Author" w:date="2026-04-26T21:20:00Z" w16du:dateUtc="2026-04-26T18:20:00Z">
        <w:r w:rsidR="00647320">
          <w:delText>R²</w:delText>
        </w:r>
      </w:del>
      <w:ins w:id="626" w:author="Author" w:date="2026-04-26T21:20:00Z" w16du:dateUtc="2026-04-26T18:20:00Z">
        <w:r>
          <w:rPr>
            <w:rFonts w:ascii="Times New Roman" w:eastAsia="Times New Roman" w:hAnsi="Times New Roman" w:cs="Times New Roman"/>
            <w:szCs w:val="24"/>
          </w:rPr>
          <w:t>R</w:t>
        </w:r>
        <w:r w:rsidRPr="00AC502C">
          <w:rPr>
            <w:vertAlign w:val="superscript"/>
          </w:rPr>
          <w:t>2</w:t>
        </w:r>
      </w:ins>
      <w:r w:rsidRPr="00647320">
        <w:rPr>
          <w:rFonts w:ascii="Times New Roman" w:hAnsi="Times New Roman"/>
        </w:rPr>
        <w:t xml:space="preserve"> = 0.829), suggesting that </w:t>
      </w:r>
      <w:proofErr w:type="gramStart"/>
      <w:ins w:id="627" w:author="Author" w:date="2026-04-26T21:20:00Z" w16du:dateUtc="2026-04-26T18:20:00Z">
        <w:r>
          <w:t>some</w:t>
        </w:r>
        <w:proofErr w:type="gramEnd"/>
        <w:r>
          <w:t xml:space="preserve"> degree of overfitting was inevitable </w:t>
        </w:r>
      </w:ins>
      <w:r w:rsidRPr="00647320">
        <w:rPr>
          <w:rFonts w:ascii="Times New Roman" w:hAnsi="Times New Roman"/>
        </w:rPr>
        <w:t xml:space="preserve">with 1,135 features </w:t>
      </w:r>
      <w:r>
        <w:t>and 2,293 training samples</w:t>
      </w:r>
      <w:del w:id="628" w:author="Author" w:date="2026-04-26T21:20:00Z" w16du:dateUtc="2026-04-26T18:20:00Z">
        <w:r w:rsidR="00647320">
          <w:delText>, some degree of overfitting is inevitable.</w:delText>
        </w:r>
      </w:del>
      <w:ins w:id="629" w:author="Author" w:date="2026-04-26T21:20:00Z" w16du:dateUtc="2026-04-26T18:20:00Z">
        <w:r>
          <w:t>.</w:t>
        </w:r>
      </w:ins>
      <w:r>
        <w:t xml:space="preserve"> Future </w:t>
      </w:r>
      <w:del w:id="630" w:author="Author" w:date="2026-04-26T21:20:00Z" w16du:dateUtc="2026-04-26T18:20:00Z">
        <w:r w:rsidR="00647320">
          <w:delText>work</w:delText>
        </w:r>
      </w:del>
      <w:ins w:id="631" w:author="Author" w:date="2026-04-26T21:20:00Z" w16du:dateUtc="2026-04-26T18:20:00Z">
        <w:r>
          <w:t>studies</w:t>
        </w:r>
      </w:ins>
      <w:r>
        <w:t xml:space="preserve"> should</w:t>
      </w:r>
      <w:ins w:id="632" w:author="Author" w:date="2026-04-26T21:20:00Z" w16du:dateUtc="2026-04-26T18:20:00Z">
        <w:r>
          <w:t xml:space="preserve"> therefore</w:t>
        </w:r>
      </w:ins>
      <w:r>
        <w:t xml:space="preserve"> explore additional regularization strategies (e.g., feature selection or ensemble averaging) to narrow this gap.</w:t>
      </w:r>
    </w:p>
    <w:p w14:paraId="24761E4D" w14:textId="77777777" w:rsidR="00FA4410" w:rsidRDefault="00FA4410" w:rsidP="00FA4410">
      <w:pPr>
        <w:spacing w:before="120" w:after="60"/>
        <w:jc w:val="center"/>
      </w:pPr>
      <w:commentRangeStart w:id="633"/>
      <w:r>
        <w:rPr>
          <w:noProof/>
          <w:lang w:val="pl-PL" w:eastAsia="pl-PL"/>
        </w:rPr>
        <w:drawing>
          <wp:inline distT="0" distB="0" distL="0" distR="0" wp14:anchorId="4CA2D100" wp14:editId="1D38CCE9">
            <wp:extent cx="4000500" cy="2667000"/>
            <wp:effectExtent l="0" t="0" r="0" b="0"/>
            <wp:docPr id="50508016" name="fig5_overfitting_analysis.png" descr="fig5_overfitting_analysis.png" title="fig5_overfitting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8016" name=""/>
                    <pic:cNvPicPr>
                      <a:picLocks noChangeAspect="1" noChangeArrowheads="1"/>
                    </pic:cNvPicPr>
                  </pic:nvPicPr>
                  <pic:blipFill>
                    <a:blip r:embed="rId20"/>
                    <a:stretch>
                      <a:fillRect/>
                    </a:stretch>
                  </pic:blipFill>
                  <pic:spPr bwMode="auto">
                    <a:xfrm>
                      <a:off x="0" y="0"/>
                      <a:ext cx="4000500" cy="2667000"/>
                    </a:xfrm>
                    <a:prstGeom prst="rect">
                      <a:avLst/>
                    </a:prstGeom>
                  </pic:spPr>
                </pic:pic>
              </a:graphicData>
            </a:graphic>
          </wp:inline>
        </w:drawing>
      </w:r>
      <w:commentRangeEnd w:id="633"/>
      <w:r>
        <w:rPr>
          <w:rStyle w:val="CommentReference"/>
          <w:sz w:val="24"/>
          <w:szCs w:val="22"/>
        </w:rPr>
        <w:commentReference w:id="633"/>
      </w:r>
    </w:p>
    <w:p w14:paraId="62752BD7" w14:textId="772F0316" w:rsidR="00FA4410" w:rsidRPr="00647320" w:rsidRDefault="00FA4410" w:rsidP="00C5468C">
      <w:pPr>
        <w:spacing w:before="120" w:after="240" w:line="240" w:lineRule="auto"/>
        <w:jc w:val="center"/>
        <w:rPr>
          <w:i/>
        </w:rPr>
      </w:pPr>
      <w:r w:rsidRPr="00647320">
        <w:rPr>
          <w:i/>
        </w:rPr>
        <w:t>Figure 5.</w:t>
      </w:r>
      <w:r w:rsidRPr="00647320">
        <w:rPr>
          <w:b/>
          <w:i/>
        </w:rPr>
        <w:t xml:space="preserve"> </w:t>
      </w:r>
      <w:r w:rsidRPr="00647320">
        <w:rPr>
          <w:i/>
        </w:rPr>
        <w:t>Overfitting gap (</w:t>
      </w:r>
      <w:del w:id="634" w:author="Author" w:date="2026-04-26T21:20:00Z" w16du:dateUtc="2026-04-26T18:20:00Z">
        <w:r w:rsidR="00647320">
          <w:delText>train R²</w:delText>
        </w:r>
      </w:del>
      <w:ins w:id="635" w:author="Author" w:date="2026-04-26T21:20:00Z" w16du:dateUtc="2026-04-26T18:20:00Z">
        <w:r w:rsidRPr="00647320">
          <w:rPr>
            <w:i/>
            <w:iCs/>
          </w:rPr>
          <w:t>train</w:t>
        </w:r>
        <w:r>
          <w:rPr>
            <w:i/>
            <w:iCs/>
          </w:rPr>
          <w:t>ing</w:t>
        </w:r>
        <w:r w:rsidRPr="00647320">
          <w:rPr>
            <w:i/>
            <w:iCs/>
          </w:rPr>
          <w:t xml:space="preserve"> R</w:t>
        </w:r>
        <w:r w:rsidRPr="00647320">
          <w:rPr>
            <w:i/>
            <w:iCs/>
            <w:vertAlign w:val="superscript"/>
          </w:rPr>
          <w:t>2</w:t>
        </w:r>
      </w:ins>
      <w:r w:rsidRPr="00647320">
        <w:rPr>
          <w:i/>
        </w:rPr>
        <w:t xml:space="preserve"> − test </w:t>
      </w:r>
      <w:del w:id="636" w:author="Author" w:date="2026-04-26T21:20:00Z" w16du:dateUtc="2026-04-26T18:20:00Z">
        <w:r w:rsidR="00647320">
          <w:delText>R²)</w:delText>
        </w:r>
      </w:del>
      <w:ins w:id="637" w:author="Author" w:date="2026-04-26T21:20:00Z" w16du:dateUtc="2026-04-26T18:20:00Z">
        <w:r w:rsidRPr="00647320">
          <w:rPr>
            <w:i/>
            <w:iCs/>
          </w:rPr>
          <w:t>R</w:t>
        </w:r>
        <w:r w:rsidRPr="00647320">
          <w:rPr>
            <w:i/>
            <w:iCs/>
            <w:vertAlign w:val="superscript"/>
          </w:rPr>
          <w:t>2</w:t>
        </w:r>
        <w:r w:rsidRPr="00647320">
          <w:rPr>
            <w:i/>
            <w:iCs/>
          </w:rPr>
          <w:t>)</w:t>
        </w:r>
      </w:ins>
      <w:r w:rsidRPr="00647320">
        <w:rPr>
          <w:i/>
        </w:rPr>
        <w:t xml:space="preserve"> for Morgan fingerprint models as a function of bit length and radius</w:t>
      </w:r>
      <w:del w:id="638" w:author="Author" w:date="2026-04-26T21:20:00Z" w16du:dateUtc="2026-04-26T18:20:00Z">
        <w:r w:rsidR="00647320">
          <w:delText>.</w:delText>
        </w:r>
      </w:del>
    </w:p>
    <w:p w14:paraId="441FB5F7" w14:textId="1CE0C546" w:rsidR="00FA4410" w:rsidRPr="00E22B68" w:rsidRDefault="00FA4410" w:rsidP="00C5468C">
      <w:pPr>
        <w:pStyle w:val="Heading2"/>
        <w:numPr>
          <w:ilvl w:val="0"/>
          <w:numId w:val="0"/>
        </w:numPr>
        <w:spacing w:before="360" w:after="200"/>
        <w:ind w:left="720" w:hanging="702"/>
        <w:rPr>
          <w:rFonts w:asciiTheme="minorBidi" w:hAnsiTheme="minorBidi" w:cstheme="minorBidi"/>
          <w:rPrChange w:id="639" w:author="Author" w:date="2026-04-26T22:38:00Z" w16du:dateUtc="2026-04-26T19:38:00Z">
            <w:rPr>
              <w:rFonts w:asciiTheme="majorHAnsi" w:hAnsiTheme="majorHAnsi"/>
            </w:rPr>
          </w:rPrChange>
        </w:rPr>
        <w:pPrChange w:id="640" w:author="Author" w:date="2026-04-26T22:38:00Z" w16du:dateUtc="2026-04-26T19:38:00Z">
          <w:pPr>
            <w:pStyle w:val="Heading2"/>
            <w:spacing w:before="360" w:after="200" w:line="360" w:lineRule="auto"/>
          </w:pPr>
        </w:pPrChange>
      </w:pPr>
      <w:ins w:id="641" w:author="Author" w:date="2026-04-26T21:20:00Z" w16du:dateUtc="2026-04-26T18:20:00Z">
        <w:r w:rsidRPr="00E22B68">
          <w:rPr>
            <w:rFonts w:asciiTheme="minorBidi" w:hAnsiTheme="minorBidi" w:cstheme="minorBidi"/>
            <w:szCs w:val="24"/>
            <w:rPrChange w:id="642" w:author="Author" w:date="2026-04-26T22:38:00Z" w16du:dateUtc="2026-04-26T19:38:00Z">
              <w:rPr>
                <w:rFonts w:asciiTheme="majorHAnsi" w:hAnsiTheme="majorHAnsi"/>
                <w:szCs w:val="24"/>
              </w:rPr>
            </w:rPrChange>
          </w:rPr>
          <w:t>3.5</w:t>
        </w:r>
      </w:ins>
      <w:ins w:id="643" w:author="Author" w:date="2026-04-26T22:38:00Z" w16du:dateUtc="2026-04-26T19:38:00Z">
        <w:r w:rsidR="00E22B68">
          <w:rPr>
            <w:rFonts w:asciiTheme="minorBidi" w:hAnsiTheme="minorBidi" w:cstheme="minorBidi"/>
            <w:szCs w:val="24"/>
          </w:rPr>
          <w:t>.</w:t>
        </w:r>
      </w:ins>
      <w:ins w:id="644" w:author="Author" w:date="2026-04-26T21:20:00Z" w16du:dateUtc="2026-04-26T18:20:00Z">
        <w:r w:rsidRPr="00E22B68">
          <w:rPr>
            <w:rFonts w:asciiTheme="minorBidi" w:hAnsiTheme="minorBidi" w:cstheme="minorBidi"/>
            <w:szCs w:val="24"/>
            <w:rPrChange w:id="645" w:author="Author" w:date="2026-04-26T22:38:00Z" w16du:dateUtc="2026-04-26T19:38:00Z">
              <w:rPr>
                <w:rFonts w:asciiTheme="majorHAnsi" w:hAnsiTheme="majorHAnsi"/>
                <w:szCs w:val="24"/>
              </w:rPr>
            </w:rPrChange>
          </w:rPr>
          <w:t xml:space="preserve"> </w:t>
        </w:r>
      </w:ins>
      <w:r w:rsidRPr="00E22B68">
        <w:rPr>
          <w:rFonts w:asciiTheme="minorBidi" w:hAnsiTheme="minorBidi" w:cstheme="minorBidi"/>
          <w:rPrChange w:id="646" w:author="Author" w:date="2026-04-26T22:38:00Z" w16du:dateUtc="2026-04-26T19:38:00Z">
            <w:rPr>
              <w:rFonts w:asciiTheme="majorHAnsi" w:hAnsiTheme="majorHAnsi"/>
            </w:rPr>
          </w:rPrChange>
        </w:rPr>
        <w:t xml:space="preserve">Feature </w:t>
      </w:r>
      <w:del w:id="647" w:author="Author" w:date="2026-04-26T21:20:00Z" w16du:dateUtc="2026-04-26T18:20:00Z">
        <w:r w:rsidR="00647320" w:rsidRPr="00E22B68">
          <w:rPr>
            <w:rFonts w:asciiTheme="minorBidi" w:hAnsiTheme="minorBidi" w:cstheme="minorBidi"/>
            <w:rPrChange w:id="648" w:author="Author" w:date="2026-04-26T22:38:00Z" w16du:dateUtc="2026-04-26T19:38:00Z">
              <w:rPr/>
            </w:rPrChange>
          </w:rPr>
          <w:delText>Importance Analysis</w:delText>
        </w:r>
      </w:del>
      <w:ins w:id="649" w:author="Author" w:date="2026-04-26T21:20:00Z" w16du:dateUtc="2026-04-26T18:20:00Z">
        <w:r w:rsidRPr="00E22B68">
          <w:rPr>
            <w:rFonts w:asciiTheme="minorBidi" w:hAnsiTheme="minorBidi" w:cstheme="minorBidi"/>
            <w:szCs w:val="24"/>
            <w:rPrChange w:id="650" w:author="Author" w:date="2026-04-26T22:38:00Z" w16du:dateUtc="2026-04-26T19:38:00Z">
              <w:rPr>
                <w:rFonts w:asciiTheme="majorHAnsi" w:hAnsiTheme="majorHAnsi"/>
                <w:szCs w:val="24"/>
              </w:rPr>
            </w:rPrChange>
          </w:rPr>
          <w:t>importance analysis</w:t>
        </w:r>
      </w:ins>
    </w:p>
    <w:p w14:paraId="0F949CED" w14:textId="621A5446" w:rsidR="00FA4410" w:rsidRDefault="00647320" w:rsidP="00C5468C">
      <w:pPr>
        <w:spacing w:after="200"/>
        <w:ind w:left="0"/>
      </w:pPr>
      <w:del w:id="651" w:author="Author" w:date="2026-04-26T21:20:00Z" w16du:dateUtc="2026-04-26T18:20:00Z">
        <w:r>
          <w:delText>Feature importances</w:delText>
        </w:r>
      </w:del>
      <w:ins w:id="652" w:author="Author" w:date="2026-04-26T21:20:00Z" w16du:dateUtc="2026-04-26T18:20:00Z">
        <w:r w:rsidR="00FA4410">
          <w:t>The feature importance</w:t>
        </w:r>
      </w:ins>
      <w:r w:rsidR="00FA4410">
        <w:t xml:space="preserve"> extracted from the full-descriptor XGBoost model </w:t>
      </w:r>
      <w:del w:id="653" w:author="Author" w:date="2026-04-26T21:20:00Z" w16du:dateUtc="2026-04-26T18:20:00Z">
        <w:r>
          <w:delText>provide</w:delText>
        </w:r>
      </w:del>
      <w:ins w:id="654" w:author="Author" w:date="2026-04-26T21:20:00Z" w16du:dateUtc="2026-04-26T18:20:00Z">
        <w:r w:rsidR="00FA4410">
          <w:t>provide</w:t>
        </w:r>
        <w:r w:rsidR="00FA4410">
          <w:rPr>
            <w:rFonts w:ascii="Times New Roman" w:eastAsia="Times New Roman" w:hAnsi="Times New Roman" w:cs="Times New Roman"/>
            <w:szCs w:val="24"/>
          </w:rPr>
          <w:t>d</w:t>
        </w:r>
      </w:ins>
      <w:r w:rsidR="00FA4410" w:rsidRPr="00647320">
        <w:rPr>
          <w:rFonts w:ascii="Times New Roman" w:hAnsi="Times New Roman"/>
        </w:rPr>
        <w:t xml:space="preserve"> chemical </w:t>
      </w:r>
      <w:del w:id="655" w:author="Author" w:date="2026-04-26T21:20:00Z" w16du:dateUtc="2026-04-26T18:20:00Z">
        <w:r>
          <w:delText>insight</w:delText>
        </w:r>
      </w:del>
      <w:ins w:id="656" w:author="Author" w:date="2026-04-26T21:20:00Z" w16du:dateUtc="2026-04-26T18:20:00Z">
        <w:r w:rsidR="00FA4410">
          <w:rPr>
            <w:rFonts w:ascii="Times New Roman" w:eastAsia="Times New Roman" w:hAnsi="Times New Roman" w:cs="Times New Roman"/>
            <w:szCs w:val="24"/>
          </w:rPr>
          <w:t>insights</w:t>
        </w:r>
      </w:ins>
      <w:r w:rsidR="00FA4410" w:rsidRPr="00647320">
        <w:rPr>
          <w:rFonts w:ascii="Times New Roman" w:hAnsi="Times New Roman"/>
        </w:rPr>
        <w:t xml:space="preserve"> into the structural drivers of pKa variation (Figure </w:t>
      </w:r>
      <w:del w:id="657" w:author="Author" w:date="2026-04-26T21:20:00Z" w16du:dateUtc="2026-04-26T18:20:00Z">
        <w:r>
          <w:delText>4</w:delText>
        </w:r>
      </w:del>
      <w:ins w:id="658" w:author="Author" w:date="2026-04-26T21:20:00Z" w16du:dateUtc="2026-04-26T18:20:00Z">
        <w:r w:rsidR="00FA4410">
          <w:t>6</w:t>
        </w:r>
      </w:ins>
      <w:r w:rsidR="00FA4410" w:rsidRPr="00647320">
        <w:rPr>
          <w:rFonts w:ascii="Times New Roman" w:hAnsi="Times New Roman"/>
        </w:rPr>
        <w:t xml:space="preserve">). The most important feature was nAcid (importance = 0.176), </w:t>
      </w:r>
      <w:ins w:id="659" w:author="Author" w:date="2026-04-26T21:20:00Z" w16du:dateUtc="2026-04-26T18:20:00Z">
        <w:r w:rsidR="00FA4410">
          <w:rPr>
            <w:rFonts w:ascii="Times New Roman" w:eastAsia="Times New Roman" w:hAnsi="Times New Roman" w:cs="Times New Roman"/>
            <w:szCs w:val="24"/>
          </w:rPr>
          <w:t xml:space="preserve">which is </w:t>
        </w:r>
      </w:ins>
      <w:r w:rsidR="00FA4410" w:rsidRPr="00647320">
        <w:rPr>
          <w:rFonts w:ascii="Times New Roman" w:hAnsi="Times New Roman"/>
        </w:rPr>
        <w:t xml:space="preserve">a Mordred descriptor </w:t>
      </w:r>
      <w:del w:id="660" w:author="Author" w:date="2026-04-26T21:20:00Z" w16du:dateUtc="2026-04-26T18:20:00Z">
        <w:r>
          <w:delText>counting</w:delText>
        </w:r>
      </w:del>
      <w:ins w:id="661" w:author="Author" w:date="2026-04-26T21:20:00Z" w16du:dateUtc="2026-04-26T18:20:00Z">
        <w:r w:rsidR="00FA4410">
          <w:rPr>
            <w:rFonts w:ascii="Times New Roman" w:eastAsia="Times New Roman" w:hAnsi="Times New Roman" w:cs="Times New Roman"/>
            <w:szCs w:val="24"/>
          </w:rPr>
          <w:t>that counts</w:t>
        </w:r>
      </w:ins>
      <w:r w:rsidR="00FA4410" w:rsidRPr="00647320">
        <w:rPr>
          <w:rFonts w:ascii="Times New Roman" w:hAnsi="Times New Roman"/>
        </w:rPr>
        <w:t xml:space="preserve"> the number of ac</w:t>
      </w:r>
      <w:r w:rsidR="00FA4410">
        <w:t>idic functional groups in the molecule. This is chemically intuitive</w:t>
      </w:r>
      <w:del w:id="662" w:author="Author" w:date="2026-04-26T21:20:00Z" w16du:dateUtc="2026-04-26T18:20:00Z">
        <w:r>
          <w:delText>:</w:delText>
        </w:r>
      </w:del>
      <w:ins w:id="663" w:author="Author" w:date="2026-04-26T21:20:00Z" w16du:dateUtc="2026-04-26T18:20:00Z">
        <w:r w:rsidR="00FA4410">
          <w:t xml:space="preserve"> because</w:t>
        </w:r>
      </w:ins>
      <w:r w:rsidR="00FA4410">
        <w:t xml:space="preserve"> the presence and number of acidic groups directly determine the pKa landscape. The second-ranked feature, SpAbs_Dzpe (importance = 0.049), is a spectral descriptor related to Barysz-weighted electronegativity</w:t>
      </w:r>
      <w:del w:id="664" w:author="Author" w:date="2026-04-26T21:20:00Z" w16du:dateUtc="2026-04-26T18:20:00Z">
        <w:r>
          <w:delText>, capturing</w:delText>
        </w:r>
      </w:del>
      <w:ins w:id="665" w:author="Author" w:date="2026-04-26T21:20:00Z" w16du:dateUtc="2026-04-26T18:20:00Z">
        <w:r w:rsidR="00FA4410">
          <w:t xml:space="preserve"> that captures</w:t>
        </w:r>
      </w:ins>
      <w:r w:rsidR="00FA4410">
        <w:t xml:space="preserve"> electronic distribution patterns. The third most important feature, fr_Ar_NH (importance = 0.029</w:t>
      </w:r>
      <w:commentRangeStart w:id="666"/>
      <w:r w:rsidR="00FA4410">
        <w:t xml:space="preserve">), </w:t>
      </w:r>
      <w:del w:id="667" w:author="Author" w:date="2026-04-26T21:20:00Z" w16du:dateUtc="2026-04-26T18:20:00Z">
        <w:r>
          <w:delText xml:space="preserve">counts </w:delText>
        </w:r>
      </w:del>
      <w:ins w:id="668" w:author="Author" w:date="2026-04-26T21:20:00Z" w16du:dateUtc="2026-04-26T18:20:00Z">
        <w:r w:rsidR="00EA1472">
          <w:t>ref</w:t>
        </w:r>
        <w:r w:rsidR="00D01281">
          <w:t>lects</w:t>
        </w:r>
        <w:r w:rsidR="00FA4410">
          <w:t xml:space="preserve"> the influence of</w:t>
        </w:r>
        <w:r w:rsidR="00FA4410">
          <w:rPr>
            <w:rFonts w:ascii="Times New Roman" w:eastAsia="Times New Roman" w:hAnsi="Times New Roman" w:cs="Times New Roman"/>
            <w:szCs w:val="24"/>
          </w:rPr>
          <w:t xml:space="preserve"> </w:t>
        </w:r>
        <w:commentRangeEnd w:id="666"/>
        <w:r w:rsidR="00FA4410">
          <w:rPr>
            <w:rStyle w:val="CommentReference"/>
            <w:rFonts w:ascii="Times New Roman" w:eastAsia="Times New Roman" w:hAnsi="Times New Roman" w:cs="Times New Roman"/>
            <w:sz w:val="24"/>
            <w:szCs w:val="24"/>
          </w:rPr>
          <w:commentReference w:id="666"/>
        </w:r>
      </w:ins>
      <w:r w:rsidR="00FA4410" w:rsidRPr="00647320">
        <w:rPr>
          <w:rFonts w:ascii="Times New Roman" w:hAnsi="Times New Roman"/>
        </w:rPr>
        <w:t>aromatic amine groups, which are well-known weak acids.</w:t>
      </w:r>
    </w:p>
    <w:p w14:paraId="5354DB8E" w14:textId="744325F8" w:rsidR="00FA4410" w:rsidRDefault="00FA4410" w:rsidP="00C5468C">
      <w:pPr>
        <w:spacing w:after="200"/>
        <w:ind w:left="0"/>
      </w:pPr>
      <w:r>
        <w:lastRenderedPageBreak/>
        <w:t xml:space="preserve">Other highly ranked features included nHBAcc (hydrogen-bond acceptor count, importance = 0.022), </w:t>
      </w:r>
      <w:commentRangeStart w:id="669"/>
      <w:ins w:id="670" w:author="Author" w:date="2026-04-26T21:20:00Z" w16du:dateUtc="2026-04-26T18:20:00Z">
        <w:r>
          <w:t>fr_phenol (</w:t>
        </w:r>
      </w:ins>
      <w:r>
        <w:t>phenolic hydroxyl groups</w:t>
      </w:r>
      <w:del w:id="671" w:author="Author" w:date="2026-04-26T21:20:00Z" w16du:dateUtc="2026-04-26T18:20:00Z">
        <w:r w:rsidR="00647320">
          <w:delText xml:space="preserve"> (fr_phenol,</w:delText>
        </w:r>
      </w:del>
      <w:ins w:id="672" w:author="Author" w:date="2026-04-26T21:20:00Z" w16du:dateUtc="2026-04-26T18:20:00Z">
        <w:r>
          <w:t xml:space="preserve">, </w:t>
        </w:r>
        <w:r>
          <w:rPr>
            <w:rFonts w:ascii="Times New Roman" w:eastAsia="Times New Roman" w:hAnsi="Times New Roman" w:cs="Times New Roman"/>
            <w:szCs w:val="24"/>
          </w:rPr>
          <w:t>importance =</w:t>
        </w:r>
      </w:ins>
      <w:r w:rsidRPr="00647320">
        <w:rPr>
          <w:rFonts w:ascii="Times New Roman" w:hAnsi="Times New Roman"/>
        </w:rPr>
        <w:t xml:space="preserve"> 0.019), </w:t>
      </w:r>
      <w:commentRangeEnd w:id="669"/>
      <w:r>
        <w:rPr>
          <w:rStyle w:val="CommentReference"/>
          <w:rFonts w:ascii="Times New Roman" w:eastAsia="Times New Roman" w:hAnsi="Times New Roman" w:cs="Times New Roman"/>
          <w:sz w:val="24"/>
          <w:szCs w:val="24"/>
        </w:rPr>
        <w:commentReference w:id="669"/>
      </w:r>
      <w:r w:rsidRPr="00647320">
        <w:rPr>
          <w:rFonts w:ascii="Times New Roman" w:hAnsi="Times New Roman"/>
        </w:rPr>
        <w:t>and MaxPartialCharge (</w:t>
      </w:r>
      <w:ins w:id="673" w:author="Author" w:date="2026-04-26T21:20:00Z" w16du:dateUtc="2026-04-26T18:20:00Z">
        <w:r>
          <w:rPr>
            <w:rFonts w:ascii="Times New Roman" w:eastAsia="Times New Roman" w:hAnsi="Times New Roman" w:cs="Times New Roman"/>
            <w:szCs w:val="24"/>
          </w:rPr>
          <w:t xml:space="preserve">importance = </w:t>
        </w:r>
      </w:ins>
      <w:r w:rsidRPr="00647320">
        <w:rPr>
          <w:rFonts w:ascii="Times New Roman" w:hAnsi="Times New Roman"/>
        </w:rPr>
        <w:t>0.015). This feature</w:t>
      </w:r>
      <w:del w:id="674" w:author="Author" w:date="2026-04-26T21:20:00Z" w16du:dateUtc="2026-04-26T18:20:00Z">
        <w:r w:rsidR="00647320">
          <w:delText xml:space="preserve"> </w:delText>
        </w:r>
      </w:del>
      <w:ins w:id="675" w:author="Author" w:date="2026-04-26T21:20:00Z" w16du:dateUtc="2026-04-26T18:20:00Z">
        <w:r w:rsidR="00457CE9">
          <w:rPr>
            <w:rFonts w:ascii="Times New Roman" w:eastAsia="Times New Roman" w:hAnsi="Times New Roman" w:cs="Times New Roman"/>
            <w:szCs w:val="24"/>
          </w:rPr>
          <w:t>-</w:t>
        </w:r>
      </w:ins>
      <w:r w:rsidRPr="00647320">
        <w:rPr>
          <w:rFonts w:ascii="Times New Roman" w:hAnsi="Times New Roman"/>
        </w:rPr>
        <w:t>importance profile is consistent with chemical theory: molecular acidity is primarily governed by the presence of ionizable functio</w:t>
      </w:r>
      <w:r>
        <w:t>nal groups, the electronic environment around those groups (</w:t>
      </w:r>
      <w:ins w:id="676" w:author="Author" w:date="2026-04-26T21:20:00Z" w16du:dateUtc="2026-04-26T18:20:00Z">
        <w:r>
          <w:t xml:space="preserve">i.e., </w:t>
        </w:r>
      </w:ins>
      <w:r>
        <w:t>partial charges</w:t>
      </w:r>
      <w:del w:id="677" w:author="Author" w:date="2026-04-26T21:20:00Z" w16du:dateUtc="2026-04-26T18:20:00Z">
        <w:r w:rsidR="00647320">
          <w:delText>,</w:delText>
        </w:r>
      </w:del>
      <w:ins w:id="678" w:author="Author" w:date="2026-04-26T21:20:00Z" w16du:dateUtc="2026-04-26T18:20:00Z">
        <w:r w:rsidR="00B941D1">
          <w:t xml:space="preserve"> and</w:t>
        </w:r>
      </w:ins>
      <w:r>
        <w:t xml:space="preserve"> electronegativity), and intramolecular hydrogen bonding</w:t>
      </w:r>
      <w:del w:id="679" w:author="Author" w:date="2026-04-26T21:20:00Z" w16du:dateUtc="2026-04-26T18:20:00Z">
        <w:r w:rsidR="00647320">
          <w:delText>.</w:delText>
        </w:r>
      </w:del>
      <w:r>
        <w:rPr>
          <w:sz w:val="20"/>
          <w:szCs w:val="20"/>
          <w:vertAlign w:val="superscript"/>
        </w:rPr>
        <w:t xml:space="preserve"> 2</w:t>
      </w:r>
      <w:del w:id="680" w:author="Author" w:date="2026-04-26T21:20:00Z" w16du:dateUtc="2026-04-26T18:20:00Z">
        <w:r w:rsidR="00647320">
          <w:delText xml:space="preserve"> Table 2 lists the</w:delText>
        </w:r>
      </w:del>
      <w:ins w:id="681" w:author="Author" w:date="2026-04-26T21:20:00Z" w16du:dateUtc="2026-04-26T18:20:00Z">
        <w:r>
          <w:t>. The</w:t>
        </w:r>
      </w:ins>
      <w:r>
        <w:t xml:space="preserve"> top ten features</w:t>
      </w:r>
      <w:ins w:id="682" w:author="Author" w:date="2026-04-26T21:20:00Z" w16du:dateUtc="2026-04-26T18:20:00Z">
        <w:r>
          <w:t xml:space="preserve"> identified in this work a</w:t>
        </w:r>
        <w:r w:rsidR="00B941D1">
          <w:t>r</w:t>
        </w:r>
        <w:r>
          <w:t>e listed in Table 2</w:t>
        </w:r>
      </w:ins>
      <w:r>
        <w:t>.</w:t>
      </w:r>
    </w:p>
    <w:p w14:paraId="7977BDE9" w14:textId="77777777" w:rsidR="00FA4410" w:rsidRDefault="00FA4410" w:rsidP="00FA4410">
      <w:pPr>
        <w:spacing w:before="120" w:after="60"/>
        <w:jc w:val="center"/>
      </w:pPr>
      <w:commentRangeStart w:id="683"/>
      <w:r>
        <w:rPr>
          <w:noProof/>
          <w:lang w:val="pl-PL" w:eastAsia="pl-PL"/>
        </w:rPr>
        <w:drawing>
          <wp:inline distT="0" distB="0" distL="0" distR="0" wp14:anchorId="2719CD4E" wp14:editId="23E5E7D4">
            <wp:extent cx="4000500" cy="3333750"/>
            <wp:effectExtent l="0" t="0" r="0" b="0"/>
            <wp:docPr id="758135911" name="fig4_feature_importance.png" descr="fig4_feature_importance.png" title="fig4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35911" name=""/>
                    <pic:cNvPicPr>
                      <a:picLocks noChangeAspect="1" noChangeArrowheads="1"/>
                    </pic:cNvPicPr>
                  </pic:nvPicPr>
                  <pic:blipFill>
                    <a:blip r:embed="rId21"/>
                    <a:stretch>
                      <a:fillRect/>
                    </a:stretch>
                  </pic:blipFill>
                  <pic:spPr bwMode="auto">
                    <a:xfrm>
                      <a:off x="0" y="0"/>
                      <a:ext cx="4000500" cy="3333750"/>
                    </a:xfrm>
                    <a:prstGeom prst="rect">
                      <a:avLst/>
                    </a:prstGeom>
                  </pic:spPr>
                </pic:pic>
              </a:graphicData>
            </a:graphic>
          </wp:inline>
        </w:drawing>
      </w:r>
      <w:commentRangeEnd w:id="683"/>
      <w:r>
        <w:rPr>
          <w:rStyle w:val="CommentReference"/>
          <w:sz w:val="24"/>
          <w:szCs w:val="22"/>
        </w:rPr>
        <w:commentReference w:id="683"/>
      </w:r>
    </w:p>
    <w:p w14:paraId="01BD7FFF" w14:textId="3F6F0396" w:rsidR="00FA4410" w:rsidRPr="00647320" w:rsidRDefault="00FA4410" w:rsidP="00C5468C">
      <w:pPr>
        <w:spacing w:before="120" w:after="240" w:line="240" w:lineRule="auto"/>
        <w:jc w:val="center"/>
        <w:rPr>
          <w:i/>
        </w:rPr>
      </w:pPr>
      <w:r w:rsidRPr="00647320">
        <w:rPr>
          <w:i/>
        </w:rPr>
        <w:t xml:space="preserve">Figure </w:t>
      </w:r>
      <w:del w:id="684" w:author="Author" w:date="2026-04-26T21:20:00Z" w16du:dateUtc="2026-04-26T18:20:00Z">
        <w:r w:rsidR="00647320">
          <w:rPr>
            <w:b/>
            <w:bCs/>
          </w:rPr>
          <w:delText>4</w:delText>
        </w:r>
      </w:del>
      <w:ins w:id="685" w:author="Author" w:date="2026-04-26T21:20:00Z" w16du:dateUtc="2026-04-26T18:20:00Z">
        <w:r w:rsidRPr="00647320">
          <w:rPr>
            <w:i/>
            <w:iCs/>
          </w:rPr>
          <w:t>6</w:t>
        </w:r>
      </w:ins>
      <w:r w:rsidRPr="00647320">
        <w:rPr>
          <w:i/>
        </w:rPr>
        <w:t xml:space="preserve">. Top 20 </w:t>
      </w:r>
      <w:del w:id="686" w:author="Author" w:date="2026-04-26T21:20:00Z" w16du:dateUtc="2026-04-26T18:20:00Z">
        <w:r w:rsidR="00647320">
          <w:delText>feature importances</w:delText>
        </w:r>
      </w:del>
      <w:ins w:id="687" w:author="Author" w:date="2026-04-26T21:20:00Z" w16du:dateUtc="2026-04-26T18:20:00Z">
        <w:r w:rsidRPr="00647320">
          <w:rPr>
            <w:i/>
            <w:iCs/>
          </w:rPr>
          <w:t>feature</w:t>
        </w:r>
        <w:r>
          <w:rPr>
            <w:i/>
            <w:iCs/>
          </w:rPr>
          <w:t>s ranked by importance</w:t>
        </w:r>
      </w:ins>
      <w:r w:rsidRPr="00647320">
        <w:rPr>
          <w:i/>
        </w:rPr>
        <w:t xml:space="preserve"> (gain metric) </w:t>
      </w:r>
      <w:del w:id="688" w:author="Author" w:date="2026-04-26T21:20:00Z" w16du:dateUtc="2026-04-26T18:20:00Z">
        <w:r w:rsidR="00647320">
          <w:delText xml:space="preserve">from </w:delText>
        </w:r>
      </w:del>
      <w:ins w:id="689" w:author="Author" w:date="2026-04-26T21:20:00Z" w16du:dateUtc="2026-04-26T18:20:00Z">
        <w:r>
          <w:rPr>
            <w:i/>
            <w:iCs/>
          </w:rPr>
          <w:t>identified by</w:t>
        </w:r>
        <w:r w:rsidRPr="00647320">
          <w:rPr>
            <w:i/>
            <w:iCs/>
          </w:rPr>
          <w:t xml:space="preserve"> </w:t>
        </w:r>
      </w:ins>
      <w:r w:rsidRPr="00647320">
        <w:rPr>
          <w:i/>
        </w:rPr>
        <w:t>the full-descriptor XGBoost mode</w:t>
      </w:r>
      <w:commentRangeStart w:id="690"/>
      <w:r w:rsidRPr="00647320">
        <w:rPr>
          <w:i/>
        </w:rPr>
        <w:t>l</w:t>
      </w:r>
      <w:commentRangeEnd w:id="690"/>
      <w:r w:rsidR="00C5468C">
        <w:rPr>
          <w:i/>
        </w:rPr>
        <w:t>.</w:t>
      </w:r>
      <w:del w:id="691" w:author="Author" w:date="2026-04-26T21:20:00Z" w16du:dateUtc="2026-04-26T18:20:00Z">
        <w:r w:rsidR="00647320">
          <w:delText>. Acidic group count (nAcid) dominates, followed by spectral and functional-group descriptors.</w:delText>
        </w:r>
      </w:del>
      <w:ins w:id="692" w:author="Author" w:date="2026-04-26T21:20:00Z" w16du:dateUtc="2026-04-26T18:20:00Z">
        <w:r w:rsidRPr="00647320">
          <w:rPr>
            <w:rStyle w:val="CommentReference"/>
            <w:i/>
            <w:iCs/>
            <w:sz w:val="24"/>
            <w:szCs w:val="22"/>
          </w:rPr>
          <w:commentReference w:id="690"/>
        </w:r>
        <w:r w:rsidRPr="00647320">
          <w:rPr>
            <w:i/>
            <w:iCs/>
          </w:rPr>
          <w:t xml:space="preserve"> </w:t>
        </w:r>
      </w:ins>
    </w:p>
    <w:p w14:paraId="5DE3FFEC" w14:textId="1D499173" w:rsidR="00FA4410" w:rsidRPr="00647320" w:rsidRDefault="00FA4410" w:rsidP="00C5468C">
      <w:pPr>
        <w:spacing w:after="120" w:line="240" w:lineRule="auto"/>
        <w:jc w:val="center"/>
        <w:rPr>
          <w:i/>
        </w:rPr>
      </w:pPr>
      <w:r w:rsidRPr="00647320">
        <w:rPr>
          <w:i/>
        </w:rPr>
        <w:t>Table 2.</w:t>
      </w:r>
      <w:r w:rsidRPr="00647320">
        <w:rPr>
          <w:b/>
          <w:i/>
        </w:rPr>
        <w:t xml:space="preserve"> </w:t>
      </w:r>
      <w:r w:rsidRPr="00647320">
        <w:rPr>
          <w:i/>
        </w:rPr>
        <w:t>Top ten molecular descriptors ranked by XGBoost feature importance (gain metric</w:t>
      </w:r>
      <w:del w:id="693" w:author="Author" w:date="2026-04-26T21:20:00Z" w16du:dateUtc="2026-04-26T18:20:00Z">
        <w:r w:rsidR="00647320">
          <w:delText>).</w:delText>
        </w:r>
      </w:del>
      <w:ins w:id="694" w:author="Author" w:date="2026-04-26T21:20:00Z" w16du:dateUtc="2026-04-26T18:20:00Z">
        <w:r w:rsidRPr="00647320">
          <w:rPr>
            <w:i/>
            <w:iCs/>
          </w:rPr>
          <w:t>)</w:t>
        </w:r>
      </w:ins>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684"/>
        <w:gridCol w:w="1379"/>
        <w:gridCol w:w="1551"/>
      </w:tblGrid>
      <w:tr w:rsidR="00FA4410" w14:paraId="380C7371"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0EDDF9F9" w14:textId="77777777" w:rsidR="00FA4410" w:rsidRPr="000A6361" w:rsidRDefault="00FA4410" w:rsidP="000A6361">
            <w:pPr>
              <w:pStyle w:val="TableDataStyle"/>
              <w:rPr>
                <w:b/>
                <w:bCs/>
              </w:rPr>
            </w:pPr>
            <w:r w:rsidRPr="000A6361">
              <w:rPr>
                <w:b/>
                <w:bCs/>
              </w:rPr>
              <w:t>Rank</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74CB8BE3" w14:textId="77777777" w:rsidR="00FA4410" w:rsidRPr="000A6361" w:rsidRDefault="00FA4410" w:rsidP="000A6361">
            <w:pPr>
              <w:pStyle w:val="TableDataStyle"/>
              <w:rPr>
                <w:b/>
                <w:bCs/>
              </w:rPr>
            </w:pPr>
            <w:r w:rsidRPr="000A6361">
              <w:rPr>
                <w:b/>
                <w:bCs/>
              </w:rPr>
              <w:t>Descriptor</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3FC279C7" w14:textId="77777777" w:rsidR="00FA4410" w:rsidRPr="000A6361" w:rsidRDefault="00FA4410" w:rsidP="000A6361">
            <w:pPr>
              <w:pStyle w:val="TableDataStyle"/>
              <w:rPr>
                <w:b/>
                <w:bCs/>
              </w:rPr>
            </w:pPr>
            <w:r w:rsidRPr="000A6361">
              <w:rPr>
                <w:b/>
                <w:bCs/>
              </w:rPr>
              <w:t>Importance</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22C699F1" w14:textId="77777777" w:rsidR="00FA4410" w:rsidRPr="000A6361" w:rsidRDefault="00FA4410" w:rsidP="000A6361">
            <w:pPr>
              <w:pStyle w:val="TableDataStyle"/>
              <w:rPr>
                <w:b/>
                <w:bCs/>
              </w:rPr>
            </w:pPr>
            <w:r w:rsidRPr="000A6361">
              <w:rPr>
                <w:b/>
                <w:bCs/>
              </w:rPr>
              <w:t>Description</w:t>
            </w:r>
          </w:p>
        </w:tc>
      </w:tr>
      <w:tr w:rsidR="00FA4410" w14:paraId="1B0655BE"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B57511" w14:textId="77777777" w:rsidR="00FA4410" w:rsidRDefault="00FA4410" w:rsidP="000A6361">
            <w:pPr>
              <w:pStyle w:val="TableDataStyle"/>
            </w:pPr>
            <w:r>
              <w:t>1</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58DDCC" w14:textId="77777777" w:rsidR="00FA4410" w:rsidRDefault="00FA4410" w:rsidP="000A6361">
            <w:pPr>
              <w:pStyle w:val="TableDataStyle"/>
            </w:pPr>
            <w:r>
              <w:t>nAcid</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41C608" w14:textId="77777777" w:rsidR="00FA4410" w:rsidRDefault="00FA4410" w:rsidP="000A6361">
            <w:pPr>
              <w:pStyle w:val="TableDataStyle"/>
            </w:pPr>
            <w:r>
              <w:t>0.176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570276" w14:textId="77777777" w:rsidR="00FA4410" w:rsidRDefault="00FA4410" w:rsidP="000A6361">
            <w:pPr>
              <w:pStyle w:val="TableDataStyle"/>
            </w:pPr>
            <w:r>
              <w:t>Number of acidic groups</w:t>
            </w:r>
          </w:p>
        </w:tc>
      </w:tr>
      <w:tr w:rsidR="00FA4410" w14:paraId="2341DC54"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140AA7" w14:textId="77777777" w:rsidR="00FA4410" w:rsidRDefault="00FA4410" w:rsidP="000A6361">
            <w:pPr>
              <w:pStyle w:val="TableDataStyle"/>
            </w:pPr>
            <w:r>
              <w:t>2</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E97E16" w14:textId="77777777" w:rsidR="00FA4410" w:rsidRDefault="00FA4410" w:rsidP="000A6361">
            <w:pPr>
              <w:pStyle w:val="TableDataStyle"/>
            </w:pPr>
            <w:r>
              <w:t>SpAbs_Dzpe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96EE87" w14:textId="77777777" w:rsidR="00FA4410" w:rsidRDefault="00FA4410" w:rsidP="000A6361">
            <w:pPr>
              <w:pStyle w:val="TableDataStyle"/>
            </w:pPr>
            <w:r>
              <w:t>0.049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499764" w14:textId="77777777" w:rsidR="00FA4410" w:rsidRDefault="00FA4410" w:rsidP="000A6361">
            <w:pPr>
              <w:pStyle w:val="TableDataStyle"/>
            </w:pPr>
            <w:r>
              <w:t>Spectral Barysz electronegativity</w:t>
            </w:r>
          </w:p>
        </w:tc>
      </w:tr>
      <w:tr w:rsidR="00FA4410" w14:paraId="0239EF4C"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AE45E1" w14:textId="77777777" w:rsidR="00FA4410" w:rsidRDefault="00FA4410" w:rsidP="000A6361">
            <w:pPr>
              <w:pStyle w:val="TableDataStyle"/>
            </w:pPr>
            <w:r>
              <w:t>3</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BB8788" w14:textId="77777777" w:rsidR="00FA4410" w:rsidRDefault="00FA4410" w:rsidP="000A6361">
            <w:pPr>
              <w:pStyle w:val="TableDataStyle"/>
            </w:pPr>
            <w:r>
              <w:t>fr_Ar_NH</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4B2820" w14:textId="77777777" w:rsidR="00FA4410" w:rsidRDefault="00FA4410" w:rsidP="000A6361">
            <w:pPr>
              <w:pStyle w:val="TableDataStyle"/>
            </w:pPr>
            <w:r>
              <w:t>0.029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4F248D" w14:textId="77777777" w:rsidR="00FA4410" w:rsidRDefault="00FA4410" w:rsidP="000A6361">
            <w:pPr>
              <w:pStyle w:val="TableDataStyle"/>
            </w:pPr>
            <w:r>
              <w:t>Aromatic amine count</w:t>
            </w:r>
          </w:p>
        </w:tc>
      </w:tr>
      <w:tr w:rsidR="00FA4410" w14:paraId="2453F1E2"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9DE153" w14:textId="77777777" w:rsidR="00FA4410" w:rsidRDefault="00FA4410" w:rsidP="000A6361">
            <w:pPr>
              <w:pStyle w:val="TableDataStyle"/>
            </w:pPr>
            <w:r>
              <w:t>4</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D9CECC" w14:textId="77777777" w:rsidR="00FA4410" w:rsidRDefault="00FA4410" w:rsidP="000A6361">
            <w:pPr>
              <w:pStyle w:val="TableDataStyle"/>
            </w:pPr>
            <w:r>
              <w:t>nHBAcc</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DF47EE" w14:textId="77777777" w:rsidR="00FA4410" w:rsidRDefault="00FA4410" w:rsidP="000A6361">
            <w:pPr>
              <w:pStyle w:val="TableDataStyle"/>
            </w:pPr>
            <w:r>
              <w:t>0.022</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D77297" w14:textId="77777777" w:rsidR="00FA4410" w:rsidRDefault="00FA4410" w:rsidP="000A6361">
            <w:pPr>
              <w:pStyle w:val="TableDataStyle"/>
            </w:pPr>
            <w:r>
              <w:t>H-bond acceptor count</w:t>
            </w:r>
          </w:p>
        </w:tc>
      </w:tr>
      <w:tr w:rsidR="00FA4410" w14:paraId="04436555"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733B93" w14:textId="77777777" w:rsidR="00FA4410" w:rsidRDefault="00FA4410" w:rsidP="000A6361">
            <w:pPr>
              <w:pStyle w:val="TableDataStyle"/>
            </w:pPr>
            <w:r>
              <w:lastRenderedPageBreak/>
              <w:t>5</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C15364" w14:textId="77777777" w:rsidR="00FA4410" w:rsidRDefault="00FA4410" w:rsidP="000A6361">
            <w:pPr>
              <w:pStyle w:val="TableDataStyle"/>
            </w:pPr>
            <w:r>
              <w:t>SpDiam_Dzp</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A8E6C4" w14:textId="77777777" w:rsidR="00FA4410" w:rsidRDefault="00FA4410" w:rsidP="000A6361">
            <w:pPr>
              <w:pStyle w:val="TableDataStyle"/>
            </w:pPr>
            <w:r>
              <w:t>0.019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A9B2F6" w14:textId="77777777" w:rsidR="00FA4410" w:rsidRDefault="00FA4410" w:rsidP="000A6361">
            <w:pPr>
              <w:pStyle w:val="TableDataStyle"/>
            </w:pPr>
            <w:r>
              <w:t>Spectral Barysz polarizability</w:t>
            </w:r>
          </w:p>
        </w:tc>
      </w:tr>
      <w:tr w:rsidR="00FA4410" w14:paraId="601E3EEC"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9318D1" w14:textId="77777777" w:rsidR="00FA4410" w:rsidRDefault="00FA4410" w:rsidP="000A6361">
            <w:pPr>
              <w:pStyle w:val="TableDataStyle"/>
            </w:pPr>
            <w:r>
              <w:t>6</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2BC07A" w14:textId="77777777" w:rsidR="00FA4410" w:rsidRDefault="00FA4410" w:rsidP="000A6361">
            <w:pPr>
              <w:pStyle w:val="TableDataStyle"/>
            </w:pPr>
            <w:r>
              <w:t>fr_phenol</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83C4C9" w14:textId="77777777" w:rsidR="00FA4410" w:rsidRDefault="00FA4410" w:rsidP="000A6361">
            <w:pPr>
              <w:pStyle w:val="TableDataStyle"/>
            </w:pPr>
            <w:r>
              <w:t>0.019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214343" w14:textId="77777777" w:rsidR="00FA4410" w:rsidRDefault="00FA4410" w:rsidP="000A6361">
            <w:pPr>
              <w:pStyle w:val="TableDataStyle"/>
            </w:pPr>
            <w:r>
              <w:t>Phenol group count</w:t>
            </w:r>
          </w:p>
        </w:tc>
      </w:tr>
      <w:tr w:rsidR="00FA4410" w14:paraId="180B97EA"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60DEEC" w14:textId="77777777" w:rsidR="00FA4410" w:rsidRDefault="00FA4410" w:rsidP="000A6361">
            <w:pPr>
              <w:pStyle w:val="TableDataStyle"/>
            </w:pPr>
            <w:r>
              <w:t>7</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54A886" w14:textId="77777777" w:rsidR="00FA4410" w:rsidRDefault="00FA4410" w:rsidP="000A6361">
            <w:pPr>
              <w:pStyle w:val="TableDataStyle"/>
            </w:pPr>
            <w:r>
              <w:t>SpMAD_Dzse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D1FDA2" w14:textId="77777777" w:rsidR="00FA4410" w:rsidRDefault="00FA4410" w:rsidP="000A6361">
            <w:pPr>
              <w:pStyle w:val="TableDataStyle"/>
            </w:pPr>
            <w:r>
              <w:t>0.016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FC31B3" w14:textId="77777777" w:rsidR="00FA4410" w:rsidRDefault="00FA4410" w:rsidP="000A6361">
            <w:pPr>
              <w:pStyle w:val="TableDataStyle"/>
            </w:pPr>
            <w:r>
              <w:t>Spectral distance descriptor</w:t>
            </w:r>
          </w:p>
        </w:tc>
      </w:tr>
      <w:tr w:rsidR="00FA4410" w14:paraId="288D9D03"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CFB777" w14:textId="77777777" w:rsidR="00FA4410" w:rsidRDefault="00FA4410" w:rsidP="000A6361">
            <w:pPr>
              <w:pStyle w:val="TableDataStyle"/>
            </w:pPr>
            <w:r>
              <w:t>8</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BE0056" w14:textId="77777777" w:rsidR="00FA4410" w:rsidRDefault="00FA4410" w:rsidP="000A6361">
            <w:pPr>
              <w:pStyle w:val="TableDataStyle"/>
            </w:pPr>
            <w:r>
              <w:t>MaxPartialCharge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1FAE3F" w14:textId="77777777" w:rsidR="00FA4410" w:rsidRDefault="00FA4410" w:rsidP="000A6361">
            <w:pPr>
              <w:pStyle w:val="TableDataStyle"/>
            </w:pPr>
            <w:r>
              <w:t>0.015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6C79E8" w14:textId="77777777" w:rsidR="00FA4410" w:rsidRDefault="00FA4410" w:rsidP="000A6361">
            <w:pPr>
              <w:pStyle w:val="TableDataStyle"/>
            </w:pPr>
            <w:r>
              <w:t>Maximum partial charge</w:t>
            </w:r>
          </w:p>
        </w:tc>
      </w:tr>
      <w:tr w:rsidR="00FA4410" w14:paraId="13446C5B"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CD4CDC" w14:textId="77777777" w:rsidR="00FA4410" w:rsidRDefault="00FA4410" w:rsidP="000A6361">
            <w:pPr>
              <w:pStyle w:val="TableDataStyle"/>
            </w:pPr>
            <w:r>
              <w:t>9</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0A8CC7" w14:textId="77777777" w:rsidR="00FA4410" w:rsidRDefault="00FA4410" w:rsidP="000A6361">
            <w:pPr>
              <w:pStyle w:val="TableDataStyle"/>
            </w:pPr>
            <w:r>
              <w:t>AATS0dv</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C7ADF9" w14:textId="77777777" w:rsidR="00FA4410" w:rsidRDefault="00FA4410" w:rsidP="000A6361">
            <w:pPr>
              <w:pStyle w:val="TableDataStyle"/>
            </w:pPr>
            <w:r>
              <w:t>0.015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69F0B6" w14:textId="77777777" w:rsidR="00FA4410" w:rsidRDefault="00FA4410" w:rsidP="000A6361">
            <w:pPr>
              <w:pStyle w:val="TableDataStyle"/>
            </w:pPr>
            <w:r>
              <w:t>Moreau–Broto autocorrelation</w:t>
            </w:r>
          </w:p>
        </w:tc>
      </w:tr>
      <w:tr w:rsidR="00FA4410" w14:paraId="287EA31A"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FDAAD0" w14:textId="77777777" w:rsidR="00FA4410" w:rsidRDefault="00FA4410" w:rsidP="000A6361">
            <w:pPr>
              <w:pStyle w:val="TableDataStyle"/>
            </w:pPr>
            <w:r>
              <w:t>10</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8EB98B" w14:textId="77777777" w:rsidR="00FA4410" w:rsidRDefault="00FA4410" w:rsidP="000A6361">
            <w:pPr>
              <w:pStyle w:val="TableDataStyle"/>
            </w:pPr>
            <w:r>
              <w:t>AATSC0p</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70C404" w14:textId="77777777" w:rsidR="00FA4410" w:rsidRDefault="00FA4410" w:rsidP="000A6361">
            <w:pPr>
              <w:pStyle w:val="TableDataStyle"/>
            </w:pPr>
            <w:r>
              <w:t>0.014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1CA1F9" w14:textId="2A5D98F5" w:rsidR="00FA4410" w:rsidRDefault="00647320" w:rsidP="000A6361">
            <w:pPr>
              <w:pStyle w:val="TableDataStyle"/>
            </w:pPr>
            <w:del w:id="695" w:author="Author" w:date="2026-04-26T21:20:00Z" w16du:dateUtc="2026-04-26T18:20:00Z">
              <w:r>
                <w:delText>Centred</w:delText>
              </w:r>
            </w:del>
            <w:ins w:id="696" w:author="Author" w:date="2026-04-26T21:20:00Z" w16du:dateUtc="2026-04-26T18:20:00Z">
              <w:r w:rsidR="00FA4410">
                <w:t>Centered</w:t>
              </w:r>
            </w:ins>
            <w:r w:rsidR="00FA4410">
              <w:t xml:space="preserve"> Moreau–Broto polarizability</w:t>
            </w:r>
          </w:p>
        </w:tc>
      </w:tr>
    </w:tbl>
    <w:p w14:paraId="1D43E787" w14:textId="43E77C95" w:rsidR="00FA4410" w:rsidRPr="00FA4410" w:rsidRDefault="00FA4410" w:rsidP="00C5468C">
      <w:pPr>
        <w:pStyle w:val="Heading2"/>
        <w:numPr>
          <w:ilvl w:val="0"/>
          <w:numId w:val="0"/>
        </w:numPr>
        <w:spacing w:before="360" w:after="200"/>
        <w:ind w:left="720" w:hanging="702"/>
        <w:rPr>
          <w:rFonts w:cs="Arial"/>
          <w:szCs w:val="24"/>
        </w:rPr>
        <w:pPrChange w:id="697" w:author="Author" w:date="2026-04-26T22:38:00Z" w16du:dateUtc="2026-04-26T19:38:00Z">
          <w:pPr>
            <w:pStyle w:val="Heading2"/>
            <w:spacing w:before="360" w:after="200" w:line="360" w:lineRule="auto"/>
          </w:pPr>
        </w:pPrChange>
      </w:pPr>
      <w:ins w:id="698" w:author="Author" w:date="2026-04-26T21:20:00Z" w16du:dateUtc="2026-04-26T18:20:00Z">
        <w:r w:rsidRPr="00FA4410">
          <w:rPr>
            <w:rFonts w:cs="Arial"/>
            <w:szCs w:val="24"/>
          </w:rPr>
          <w:t>3.6</w:t>
        </w:r>
      </w:ins>
      <w:ins w:id="699" w:author="Author" w:date="2026-04-26T22:38:00Z" w16du:dateUtc="2026-04-26T19:38:00Z">
        <w:r w:rsidR="00E22B68">
          <w:rPr>
            <w:rFonts w:cs="Arial"/>
            <w:szCs w:val="24"/>
          </w:rPr>
          <w:t>.</w:t>
        </w:r>
      </w:ins>
      <w:ins w:id="700" w:author="Author" w:date="2026-04-26T21:20:00Z" w16du:dateUtc="2026-04-26T18:20:00Z">
        <w:r w:rsidRPr="00FA4410">
          <w:rPr>
            <w:rFonts w:cs="Arial"/>
            <w:szCs w:val="24"/>
          </w:rPr>
          <w:t xml:space="preserve"> </w:t>
        </w:r>
      </w:ins>
      <w:r w:rsidRPr="00FA4410">
        <w:rPr>
          <w:rFonts w:cs="Arial"/>
          <w:szCs w:val="24"/>
        </w:rPr>
        <w:t xml:space="preserve">Residual </w:t>
      </w:r>
      <w:del w:id="701" w:author="Author" w:date="2026-04-26T21:20:00Z" w16du:dateUtc="2026-04-26T18:20:00Z">
        <w:r w:rsidR="00647320">
          <w:delText>Analysis</w:delText>
        </w:r>
      </w:del>
      <w:ins w:id="702" w:author="Author" w:date="2026-04-26T21:20:00Z" w16du:dateUtc="2026-04-26T18:20:00Z">
        <w:r w:rsidRPr="00FA4410">
          <w:rPr>
            <w:rFonts w:cs="Arial"/>
            <w:szCs w:val="24"/>
          </w:rPr>
          <w:t>analysis</w:t>
        </w:r>
      </w:ins>
    </w:p>
    <w:p w14:paraId="5115D9AB" w14:textId="3B323DE4" w:rsidR="00FA4410" w:rsidRDefault="00FA4410" w:rsidP="00C5468C">
      <w:pPr>
        <w:spacing w:after="200"/>
        <w:ind w:left="0"/>
      </w:pPr>
      <w:r>
        <w:t xml:space="preserve">Figure </w:t>
      </w:r>
      <w:del w:id="703" w:author="Author" w:date="2026-04-26T21:20:00Z" w16du:dateUtc="2026-04-26T18:20:00Z">
        <w:r w:rsidR="00647320">
          <w:delText>6 presents</w:delText>
        </w:r>
      </w:del>
      <w:ins w:id="704" w:author="Author" w:date="2026-04-26T21:20:00Z" w16du:dateUtc="2026-04-26T18:20:00Z">
        <w:r>
          <w:t>7 shows</w:t>
        </w:r>
      </w:ins>
      <w:r>
        <w:t xml:space="preserve"> the residual distribution and </w:t>
      </w:r>
      <w:del w:id="705" w:author="Author" w:date="2026-04-26T21:20:00Z" w16du:dateUtc="2026-04-26T18:20:00Z">
        <w:r w:rsidR="00647320">
          <w:delText>residuals</w:delText>
        </w:r>
      </w:del>
      <w:ins w:id="706" w:author="Author" w:date="2026-04-26T21:20:00Z" w16du:dateUtc="2026-04-26T18:20:00Z">
        <w:r>
          <w:rPr>
            <w:rFonts w:ascii="Times New Roman" w:eastAsia="Times New Roman" w:hAnsi="Times New Roman" w:cs="Times New Roman"/>
            <w:szCs w:val="24"/>
          </w:rPr>
          <w:t xml:space="preserve">the </w:t>
        </w:r>
        <w:r>
          <w:t>residual</w:t>
        </w:r>
      </w:ins>
      <w:r>
        <w:t>-versus-predicted plot for the full</w:t>
      </w:r>
      <w:ins w:id="707" w:author="Author" w:date="2026-04-26T21:44:00Z" w16du:dateUtc="2026-04-26T18:44:00Z">
        <w:r w:rsidR="006D0F37">
          <w:t>-</w:t>
        </w:r>
      </w:ins>
      <w:del w:id="708" w:author="Author" w:date="2026-04-26T21:20:00Z" w16du:dateUtc="2026-04-26T18:20:00Z">
        <w:r w:rsidR="00647320">
          <w:delText>-</w:delText>
        </w:r>
      </w:del>
      <w:r>
        <w:t xml:space="preserve">descriptor model on the test set. The residual histogram is approximately symmetric </w:t>
      </w:r>
      <w:del w:id="709" w:author="Author" w:date="2026-04-26T21:20:00Z" w16du:dateUtc="2026-04-26T18:20:00Z">
        <w:r w:rsidR="00647320">
          <w:delText xml:space="preserve">around </w:delText>
        </w:r>
      </w:del>
      <w:commentRangeStart w:id="710"/>
      <w:ins w:id="711" w:author="Author" w:date="2026-04-26T21:20:00Z" w16du:dateUtc="2026-04-26T18:20:00Z">
        <w:r>
          <w:t xml:space="preserve">about </w:t>
        </w:r>
        <w:commentRangeEnd w:id="710"/>
        <w:r>
          <w:rPr>
            <w:rStyle w:val="CommentReference"/>
            <w:sz w:val="24"/>
            <w:szCs w:val="22"/>
          </w:rPr>
          <w:commentReference w:id="710"/>
        </w:r>
      </w:ins>
      <w:r>
        <w:t>zero, with a slight</w:t>
      </w:r>
      <w:r w:rsidRPr="00647320">
        <w:rPr>
          <w:rFonts w:ascii="Times New Roman" w:hAnsi="Times New Roman"/>
        </w:rPr>
        <w:t xml:space="preserve"> positive skew. The majority of predictions (&gt;80%) fall within ±2 pKa units of the experimental value</w:t>
      </w:r>
      <w:r>
        <w:t xml:space="preserve">. </w:t>
      </w:r>
      <w:del w:id="712" w:author="Author" w:date="2026-04-26T21:20:00Z" w16du:dateUtc="2026-04-26T18:20:00Z">
        <w:r w:rsidR="00647320">
          <w:delText>The residuals</w:delText>
        </w:r>
      </w:del>
      <w:ins w:id="713" w:author="Author" w:date="2026-04-26T21:20:00Z" w16du:dateUtc="2026-04-26T18:20:00Z">
        <w:r>
          <w:t>Additionally, the residual</w:t>
        </w:r>
      </w:ins>
      <w:r>
        <w:t xml:space="preserve">-versus-predicted plot shows no </w:t>
      </w:r>
      <w:del w:id="714" w:author="Author" w:date="2026-04-26T21:20:00Z" w16du:dateUtc="2026-04-26T18:20:00Z">
        <w:r w:rsidR="00647320">
          <w:delText>strong</w:delText>
        </w:r>
      </w:del>
      <w:ins w:id="715" w:author="Author" w:date="2026-04-26T21:20:00Z" w16du:dateUtc="2026-04-26T18:20:00Z">
        <w:r>
          <w:t>pronounced</w:t>
        </w:r>
      </w:ins>
      <w:r>
        <w:t xml:space="preserve"> systematic pattern, although larger absolute residuals </w:t>
      </w:r>
      <w:del w:id="716" w:author="Author" w:date="2026-04-26T21:20:00Z" w16du:dateUtc="2026-04-26T18:20:00Z">
        <w:r w:rsidR="00647320">
          <w:delText>are</w:delText>
        </w:r>
      </w:del>
      <w:ins w:id="717" w:author="Author" w:date="2026-04-26T21:20:00Z" w16du:dateUtc="2026-04-26T18:20:00Z">
        <w:r>
          <w:t>were</w:t>
        </w:r>
      </w:ins>
      <w:r>
        <w:t xml:space="preserve"> observed at extreme pKa values (</w:t>
      </w:r>
      <w:ins w:id="718" w:author="Author" w:date="2026-04-26T21:20:00Z" w16du:dateUtc="2026-04-26T18:20:00Z">
        <w:r>
          <w:t xml:space="preserve">i.e., </w:t>
        </w:r>
      </w:ins>
      <w:r>
        <w:t xml:space="preserve">below −1 and above 12), where </w:t>
      </w:r>
      <w:ins w:id="719" w:author="Author" w:date="2026-04-26T21:20:00Z" w16du:dateUtc="2026-04-26T18:20:00Z">
        <w:r>
          <w:rPr>
            <w:rFonts w:ascii="Times New Roman" w:eastAsia="Times New Roman" w:hAnsi="Times New Roman" w:cs="Times New Roman"/>
            <w:szCs w:val="24"/>
          </w:rPr>
          <w:t xml:space="preserve">the </w:t>
        </w:r>
      </w:ins>
      <w:r w:rsidRPr="00647320">
        <w:rPr>
          <w:rFonts w:ascii="Times New Roman" w:hAnsi="Times New Roman"/>
        </w:rPr>
        <w:t>training</w:t>
      </w:r>
      <w:ins w:id="720" w:author="Author" w:date="2026-04-26T21:44:00Z" w16du:dateUtc="2026-04-26T18:44:00Z">
        <w:r w:rsidR="00A00D01">
          <w:rPr>
            <w:rFonts w:ascii="Times New Roman" w:hAnsi="Times New Roman"/>
          </w:rPr>
          <w:t>-</w:t>
        </w:r>
      </w:ins>
      <w:del w:id="721" w:author="Author" w:date="2026-04-26T21:44:00Z" w16du:dateUtc="2026-04-26T18:44:00Z">
        <w:r w:rsidRPr="00647320" w:rsidDel="00A00D01">
          <w:rPr>
            <w:rFonts w:ascii="Times New Roman" w:hAnsi="Times New Roman"/>
          </w:rPr>
          <w:delText xml:space="preserve"> </w:delText>
        </w:r>
      </w:del>
      <w:r w:rsidRPr="00647320">
        <w:rPr>
          <w:rFonts w:ascii="Times New Roman" w:hAnsi="Times New Roman"/>
        </w:rPr>
        <w:t xml:space="preserve">data density </w:t>
      </w:r>
      <w:r>
        <w:t xml:space="preserve">is lower. These observations </w:t>
      </w:r>
      <w:del w:id="722" w:author="Author" w:date="2026-04-26T21:20:00Z" w16du:dateUtc="2026-04-26T18:20:00Z">
        <w:r w:rsidR="00647320">
          <w:delText>suggest</w:delText>
        </w:r>
      </w:del>
      <w:ins w:id="723" w:author="Author" w:date="2026-04-26T21:20:00Z" w16du:dateUtc="2026-04-26T18:20:00Z">
        <w:r>
          <w:t>indicate</w:t>
        </w:r>
      </w:ins>
      <w:r>
        <w:t xml:space="preserve"> that the </w:t>
      </w:r>
      <w:del w:id="724" w:author="Author" w:date="2026-04-26T21:20:00Z" w16du:dateUtc="2026-04-26T18:20:00Z">
        <w:r w:rsidR="00647320">
          <w:delText xml:space="preserve">model’s </w:delText>
        </w:r>
      </w:del>
      <w:commentRangeStart w:id="725"/>
      <w:r>
        <w:t xml:space="preserve">prediction errors </w:t>
      </w:r>
      <w:ins w:id="726" w:author="Author" w:date="2026-04-26T21:20:00Z" w16du:dateUtc="2026-04-26T18:20:00Z">
        <w:r>
          <w:t xml:space="preserve">of the model </w:t>
        </w:r>
        <w:commentRangeEnd w:id="725"/>
        <w:r>
          <w:rPr>
            <w:rStyle w:val="CommentReference"/>
            <w:sz w:val="24"/>
            <w:szCs w:val="22"/>
          </w:rPr>
          <w:commentReference w:id="725"/>
        </w:r>
      </w:ins>
      <w:r>
        <w:t xml:space="preserve">are </w:t>
      </w:r>
      <w:del w:id="727" w:author="Author" w:date="2026-04-26T21:20:00Z" w16du:dateUtc="2026-04-26T18:20:00Z">
        <w:r w:rsidR="00647320">
          <w:delText>largely</w:delText>
        </w:r>
      </w:del>
      <w:ins w:id="728" w:author="Author" w:date="2026-04-26T21:20:00Z" w16du:dateUtc="2026-04-26T18:20:00Z">
        <w:r>
          <w:t>predominantly</w:t>
        </w:r>
      </w:ins>
      <w:r>
        <w:t xml:space="preserve"> random rather than systematic</w:t>
      </w:r>
      <w:del w:id="729" w:author="Author" w:date="2026-04-26T21:20:00Z" w16du:dateUtc="2026-04-26T18:20:00Z">
        <w:r w:rsidR="00647320">
          <w:delText>,</w:delText>
        </w:r>
      </w:del>
      <w:r>
        <w:t xml:space="preserve"> and </w:t>
      </w:r>
      <w:ins w:id="730" w:author="Author" w:date="2026-04-26T21:20:00Z" w16du:dateUtc="2026-04-26T18:20:00Z">
        <w:r>
          <w:t xml:space="preserve">suggest </w:t>
        </w:r>
      </w:ins>
      <w:r>
        <w:t xml:space="preserve">that </w:t>
      </w:r>
      <w:ins w:id="731" w:author="Author" w:date="2026-04-26T21:20:00Z" w16du:dateUtc="2026-04-26T18:20:00Z">
        <w:r>
          <w:rPr>
            <w:rFonts w:ascii="Times New Roman" w:eastAsia="Times New Roman" w:hAnsi="Times New Roman" w:cs="Times New Roman"/>
            <w:szCs w:val="24"/>
          </w:rPr>
          <w:t xml:space="preserve">the </w:t>
        </w:r>
      </w:ins>
      <w:r w:rsidRPr="00647320">
        <w:rPr>
          <w:rFonts w:ascii="Times New Roman" w:hAnsi="Times New Roman"/>
        </w:rPr>
        <w:t xml:space="preserve">performance </w:t>
      </w:r>
      <w:del w:id="732" w:author="Author" w:date="2026-04-26T21:20:00Z" w16du:dateUtc="2026-04-26T18:20:00Z">
        <w:r w:rsidR="00647320">
          <w:delText>could</w:delText>
        </w:r>
      </w:del>
      <w:ins w:id="733" w:author="Author" w:date="2026-04-26T21:20:00Z" w16du:dateUtc="2026-04-26T18:20:00Z">
        <w:r>
          <w:t>c</w:t>
        </w:r>
      </w:ins>
      <w:ins w:id="734" w:author="Author" w:date="2026-04-26T21:45:00Z" w16du:dateUtc="2026-04-26T18:45:00Z">
        <w:r w:rsidR="007A4B7D">
          <w:t>ould</w:t>
        </w:r>
      </w:ins>
      <w:r>
        <w:t xml:space="preserve"> be improved by augmenting the training set in </w:t>
      </w:r>
      <w:del w:id="735" w:author="Author" w:date="2026-04-26T21:20:00Z" w16du:dateUtc="2026-04-26T18:20:00Z">
        <w:r w:rsidR="00647320">
          <w:delText>the</w:delText>
        </w:r>
      </w:del>
      <w:ins w:id="736" w:author="Author" w:date="2026-04-26T21:20:00Z" w16du:dateUtc="2026-04-26T18:20:00Z">
        <w:r>
          <w:t>these</w:t>
        </w:r>
      </w:ins>
      <w:r>
        <w:t xml:space="preserve"> extreme pKa ranges.</w:t>
      </w:r>
    </w:p>
    <w:p w14:paraId="4E4C54BB" w14:textId="77777777" w:rsidR="00FA4410" w:rsidRDefault="00FA4410" w:rsidP="00FA4410">
      <w:pPr>
        <w:spacing w:before="120" w:after="60"/>
        <w:jc w:val="center"/>
      </w:pPr>
      <w:commentRangeStart w:id="737"/>
      <w:r>
        <w:rPr>
          <w:noProof/>
          <w:lang w:val="pl-PL" w:eastAsia="pl-PL"/>
        </w:rPr>
        <w:drawing>
          <wp:inline distT="0" distB="0" distL="0" distR="0" wp14:anchorId="45FB7639" wp14:editId="5AF34A1D">
            <wp:extent cx="4762500" cy="1905000"/>
            <wp:effectExtent l="0" t="0" r="0" b="0"/>
            <wp:docPr id="2121226057" name="fig6_residuals.png" descr="fig6_residuals.png" title="fig6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6057" name=""/>
                    <pic:cNvPicPr>
                      <a:picLocks noChangeAspect="1" noChangeArrowheads="1"/>
                    </pic:cNvPicPr>
                  </pic:nvPicPr>
                  <pic:blipFill>
                    <a:blip r:embed="rId22"/>
                    <a:stretch>
                      <a:fillRect/>
                    </a:stretch>
                  </pic:blipFill>
                  <pic:spPr bwMode="auto">
                    <a:xfrm>
                      <a:off x="0" y="0"/>
                      <a:ext cx="4762500" cy="1905000"/>
                    </a:xfrm>
                    <a:prstGeom prst="rect">
                      <a:avLst/>
                    </a:prstGeom>
                  </pic:spPr>
                </pic:pic>
              </a:graphicData>
            </a:graphic>
          </wp:inline>
        </w:drawing>
      </w:r>
      <w:commentRangeEnd w:id="737"/>
      <w:r>
        <w:rPr>
          <w:rStyle w:val="CommentReference"/>
          <w:sz w:val="24"/>
          <w:szCs w:val="22"/>
        </w:rPr>
        <w:commentReference w:id="737"/>
      </w:r>
    </w:p>
    <w:p w14:paraId="615B5B14" w14:textId="5029E146" w:rsidR="00FA4410" w:rsidRPr="00647320" w:rsidRDefault="00FA4410" w:rsidP="00296DFB">
      <w:pPr>
        <w:spacing w:before="120" w:after="240" w:line="240" w:lineRule="auto"/>
        <w:jc w:val="center"/>
        <w:rPr>
          <w:i/>
        </w:rPr>
        <w:pPrChange w:id="738" w:author="Author" w:date="2026-04-27T18:20:00Z" w16du:dateUtc="2026-04-27T12:50:00Z">
          <w:pPr>
            <w:spacing w:before="120" w:after="240"/>
            <w:jc w:val="center"/>
          </w:pPr>
        </w:pPrChange>
      </w:pPr>
      <w:r w:rsidRPr="00647320">
        <w:rPr>
          <w:i/>
        </w:rPr>
        <w:lastRenderedPageBreak/>
        <w:t xml:space="preserve">Figure </w:t>
      </w:r>
      <w:del w:id="739" w:author="Author" w:date="2026-04-26T21:20:00Z" w16du:dateUtc="2026-04-26T18:20:00Z">
        <w:r w:rsidR="00647320">
          <w:rPr>
            <w:b/>
            <w:bCs/>
          </w:rPr>
          <w:delText>6</w:delText>
        </w:r>
      </w:del>
      <w:ins w:id="740" w:author="Author" w:date="2026-04-26T21:20:00Z" w16du:dateUtc="2026-04-26T18:20:00Z">
        <w:r w:rsidRPr="00647320">
          <w:rPr>
            <w:i/>
            <w:iCs/>
          </w:rPr>
          <w:t>7</w:t>
        </w:r>
      </w:ins>
      <w:r w:rsidRPr="00647320">
        <w:rPr>
          <w:i/>
        </w:rPr>
        <w:t>.</w:t>
      </w:r>
      <w:r w:rsidRPr="00647320">
        <w:rPr>
          <w:b/>
          <w:i/>
        </w:rPr>
        <w:t xml:space="preserve"> </w:t>
      </w:r>
      <w:r w:rsidRPr="00647320">
        <w:rPr>
          <w:i/>
        </w:rPr>
        <w:t xml:space="preserve">Residual analysis </w:t>
      </w:r>
      <w:del w:id="741" w:author="Author" w:date="2026-04-26T21:20:00Z" w16du:dateUtc="2026-04-26T18:20:00Z">
        <w:r w:rsidR="00647320">
          <w:delText>for</w:delText>
        </w:r>
      </w:del>
      <w:ins w:id="742" w:author="Author" w:date="2026-04-26T21:20:00Z" w16du:dateUtc="2026-04-26T18:20:00Z">
        <w:r>
          <w:rPr>
            <w:i/>
            <w:iCs/>
          </w:rPr>
          <w:t>of</w:t>
        </w:r>
      </w:ins>
      <w:r w:rsidRPr="00647320">
        <w:rPr>
          <w:i/>
        </w:rPr>
        <w:t xml:space="preserve"> the full-descriptor XGBoost model on the test set. (a) </w:t>
      </w:r>
      <w:del w:id="743" w:author="Author" w:date="2026-04-26T21:20:00Z" w16du:dateUtc="2026-04-26T18:20:00Z">
        <w:r w:rsidR="00647320">
          <w:delText>Histogram of residuals</w:delText>
        </w:r>
      </w:del>
      <w:ins w:id="744" w:author="Author" w:date="2026-04-26T21:20:00Z" w16du:dateUtc="2026-04-26T18:20:00Z">
        <w:r>
          <w:rPr>
            <w:i/>
            <w:iCs/>
          </w:rPr>
          <w:t>Residual h</w:t>
        </w:r>
        <w:r w:rsidRPr="00647320">
          <w:rPr>
            <w:i/>
            <w:iCs/>
          </w:rPr>
          <w:t>istogram</w:t>
        </w:r>
      </w:ins>
      <w:r w:rsidRPr="00647320">
        <w:rPr>
          <w:i/>
        </w:rPr>
        <w:t xml:space="preserve">. (b) Residuals </w:t>
      </w:r>
      <w:del w:id="745" w:author="Author" w:date="2026-04-26T21:20:00Z" w16du:dateUtc="2026-04-26T18:20:00Z">
        <w:r w:rsidR="00647320">
          <w:delText>plotted against</w:delText>
        </w:r>
      </w:del>
      <w:ins w:id="746" w:author="Author" w:date="2026-04-26T21:20:00Z" w16du:dateUtc="2026-04-26T18:20:00Z">
        <w:r>
          <w:rPr>
            <w:i/>
            <w:iCs/>
          </w:rPr>
          <w:t>versus</w:t>
        </w:r>
      </w:ins>
      <w:r w:rsidRPr="00647320">
        <w:rPr>
          <w:i/>
        </w:rPr>
        <w:t xml:space="preserve"> predicted pKa values</w:t>
      </w:r>
      <w:ins w:id="747" w:author="Author" w:date="2026-04-27T18:20:00Z" w16du:dateUtc="2026-04-27T12:50:00Z">
        <w:r w:rsidR="00296DFB">
          <w:rPr>
            <w:i/>
          </w:rPr>
          <w:t>.</w:t>
        </w:r>
      </w:ins>
      <w:del w:id="748" w:author="Author" w:date="2026-04-26T21:20:00Z" w16du:dateUtc="2026-04-26T18:20:00Z">
        <w:r w:rsidR="00647320">
          <w:delText>.</w:delText>
        </w:r>
      </w:del>
    </w:p>
    <w:p w14:paraId="08C2039B" w14:textId="10E5EBDC" w:rsidR="00FA4410" w:rsidRPr="00FA4410" w:rsidRDefault="00FA4410">
      <w:pPr>
        <w:pStyle w:val="Heading2"/>
        <w:numPr>
          <w:ilvl w:val="0"/>
          <w:numId w:val="0"/>
        </w:numPr>
        <w:spacing w:before="360" w:after="200" w:line="360" w:lineRule="auto"/>
        <w:ind w:left="720" w:hanging="702"/>
        <w:rPr>
          <w:rFonts w:cs="Arial"/>
          <w:szCs w:val="24"/>
        </w:rPr>
        <w:pPrChange w:id="749" w:author="Author" w:date="2026-04-26T22:39:00Z" w16du:dateUtc="2026-04-26T19:39:00Z">
          <w:pPr>
            <w:pStyle w:val="Heading2"/>
            <w:spacing w:before="360" w:after="200" w:line="360" w:lineRule="auto"/>
          </w:pPr>
        </w:pPrChange>
      </w:pPr>
      <w:ins w:id="750" w:author="Author" w:date="2026-04-26T21:20:00Z" w16du:dateUtc="2026-04-26T18:20:00Z">
        <w:r w:rsidRPr="00FA4410">
          <w:rPr>
            <w:rFonts w:cs="Arial"/>
            <w:szCs w:val="24"/>
          </w:rPr>
          <w:t>3.7</w:t>
        </w:r>
      </w:ins>
      <w:ins w:id="751" w:author="Author" w:date="2026-04-26T22:39:00Z" w16du:dateUtc="2026-04-26T19:39:00Z">
        <w:r w:rsidR="00E22B68">
          <w:rPr>
            <w:rFonts w:cs="Arial"/>
            <w:szCs w:val="24"/>
          </w:rPr>
          <w:t>.</w:t>
        </w:r>
      </w:ins>
      <w:ins w:id="752" w:author="Author" w:date="2026-04-26T21:20:00Z" w16du:dateUtc="2026-04-26T18:20:00Z">
        <w:r w:rsidRPr="00FA4410">
          <w:rPr>
            <w:rFonts w:cs="Arial"/>
            <w:szCs w:val="24"/>
          </w:rPr>
          <w:t xml:space="preserve"> </w:t>
        </w:r>
      </w:ins>
      <w:r w:rsidRPr="00FA4410">
        <w:rPr>
          <w:rFonts w:cs="Arial"/>
          <w:szCs w:val="24"/>
        </w:rPr>
        <w:t>Comparison with</w:t>
      </w:r>
      <w:r>
        <w:rPr>
          <w:rFonts w:cs="Arial"/>
          <w:szCs w:val="24"/>
        </w:rPr>
        <w:t xml:space="preserve"> </w:t>
      </w:r>
      <w:del w:id="753" w:author="Author" w:date="2026-04-26T21:20:00Z" w16du:dateUtc="2026-04-26T18:20:00Z">
        <w:r w:rsidR="00647320">
          <w:delText>Literature</w:delText>
        </w:r>
      </w:del>
      <w:ins w:id="754" w:author="Author" w:date="2026-04-26T21:20:00Z" w16du:dateUtc="2026-04-26T18:20:00Z">
        <w:r>
          <w:rPr>
            <w:rFonts w:cs="Arial"/>
            <w:szCs w:val="24"/>
          </w:rPr>
          <w:t>the</w:t>
        </w:r>
        <w:r w:rsidRPr="00FA4410">
          <w:rPr>
            <w:rFonts w:cs="Arial"/>
            <w:szCs w:val="24"/>
          </w:rPr>
          <w:t xml:space="preserve"> literature</w:t>
        </w:r>
      </w:ins>
    </w:p>
    <w:p w14:paraId="16111605" w14:textId="6FD88FA6" w:rsidR="00FA4410" w:rsidRPr="00296DFB" w:rsidRDefault="00FA4410" w:rsidP="00296DFB">
      <w:pPr>
        <w:spacing w:after="200"/>
        <w:ind w:left="0"/>
        <w:rPr>
          <w:szCs w:val="24"/>
          <w:rPrChange w:id="755" w:author="Author" w:date="2026-04-27T18:20:00Z" w16du:dateUtc="2026-04-27T12:50:00Z">
            <w:rPr/>
          </w:rPrChange>
        </w:rPr>
        <w:pPrChange w:id="756" w:author="Author" w:date="2026-04-27T18:20:00Z" w16du:dateUtc="2026-04-27T12:50:00Z">
          <w:pPr>
            <w:spacing w:after="200" w:line="360" w:lineRule="auto"/>
            <w:ind w:left="0"/>
          </w:pPr>
        </w:pPrChange>
      </w:pPr>
      <w:r w:rsidRPr="00296DFB">
        <w:rPr>
          <w:szCs w:val="24"/>
          <w:rPrChange w:id="757" w:author="Author" w:date="2026-04-27T18:20:00Z" w16du:dateUtc="2026-04-27T12:50:00Z">
            <w:rPr/>
          </w:rPrChange>
        </w:rPr>
        <w:t>The results of this study are consistent with the findings of Mansouri et al</w:t>
      </w:r>
      <w:del w:id="758" w:author="Author" w:date="2026-04-26T21:20:00Z" w16du:dateUtc="2026-04-26T18:20:00Z">
        <w:r w:rsidR="00647320" w:rsidRPr="00296DFB">
          <w:rPr>
            <w:szCs w:val="24"/>
            <w:rPrChange w:id="759" w:author="Author" w:date="2026-04-27T18:20:00Z" w16du:dateUtc="2026-04-27T12:50:00Z">
              <w:rPr/>
            </w:rPrChange>
          </w:rPr>
          <w:delText>.,</w:delText>
        </w:r>
      </w:del>
      <w:ins w:id="760" w:author="Author" w:date="2026-04-26T21:20:00Z" w16du:dateUtc="2026-04-26T18:20:00Z">
        <w:r w:rsidRPr="00296DFB">
          <w:rPr>
            <w:szCs w:val="24"/>
            <w:rPrChange w:id="761" w:author="Author" w:date="2026-04-27T18:20:00Z" w16du:dateUtc="2026-04-27T12:50:00Z">
              <w:rPr/>
            </w:rPrChange>
          </w:rPr>
          <w:t>.</w:t>
        </w:r>
      </w:ins>
      <w:r w:rsidRPr="00296DFB">
        <w:rPr>
          <w:szCs w:val="24"/>
          <w:vertAlign w:val="superscript"/>
          <w:rPrChange w:id="762" w:author="Author" w:date="2026-04-27T18:20:00Z" w16du:dateUtc="2026-04-27T12:50:00Z">
            <w:rPr>
              <w:sz w:val="20"/>
              <w:szCs w:val="20"/>
              <w:vertAlign w:val="superscript"/>
            </w:rPr>
          </w:rPrChange>
        </w:rPr>
        <w:t xml:space="preserve"> 1</w:t>
      </w:r>
      <w:ins w:id="763" w:author="Author" w:date="2026-04-26T21:20:00Z" w16du:dateUtc="2026-04-26T18:20:00Z">
        <w:r w:rsidRPr="00296DFB">
          <w:rPr>
            <w:szCs w:val="24"/>
            <w:rPrChange w:id="764" w:author="Author" w:date="2026-04-27T18:20:00Z" w16du:dateUtc="2026-04-27T12:50:00Z">
              <w:rPr/>
            </w:rPrChange>
          </w:rPr>
          <w:t>,</w:t>
        </w:r>
      </w:ins>
      <w:r w:rsidRPr="00296DFB">
        <w:rPr>
          <w:szCs w:val="24"/>
          <w:rPrChange w:id="765" w:author="Author" w:date="2026-04-27T18:20:00Z" w16du:dateUtc="2026-04-27T12:50:00Z">
            <w:rPr/>
          </w:rPrChange>
        </w:rPr>
        <w:t xml:space="preserve"> who reported RMSE values </w:t>
      </w:r>
      <w:del w:id="766" w:author="Author" w:date="2026-04-26T21:20:00Z" w16du:dateUtc="2026-04-26T18:20:00Z">
        <w:r w:rsidR="00647320" w:rsidRPr="00296DFB">
          <w:rPr>
            <w:szCs w:val="24"/>
            <w:rPrChange w:id="767" w:author="Author" w:date="2026-04-27T18:20:00Z" w16du:dateUtc="2026-04-27T12:50:00Z">
              <w:rPr/>
            </w:rPrChange>
          </w:rPr>
          <w:delText xml:space="preserve">around </w:delText>
        </w:r>
      </w:del>
      <w:ins w:id="768" w:author="Author" w:date="2026-04-26T21:20:00Z" w16du:dateUtc="2026-04-26T18:20:00Z">
        <w:r w:rsidRPr="00296DFB">
          <w:rPr>
            <w:szCs w:val="24"/>
            <w:rPrChange w:id="769" w:author="Author" w:date="2026-04-27T18:20:00Z" w16du:dateUtc="2026-04-27T12:50:00Z">
              <w:rPr/>
            </w:rPrChange>
          </w:rPr>
          <w:t xml:space="preserve">of </w:t>
        </w:r>
      </w:ins>
      <w:ins w:id="770" w:author="Author" w:date="2026-04-27T02:00:00Z" w16du:dateUtc="2026-04-26T23:00:00Z">
        <w:r w:rsidR="00262C5B" w:rsidRPr="00296DFB">
          <w:rPr>
            <w:szCs w:val="24"/>
            <w:rPrChange w:id="771" w:author="Author" w:date="2026-04-27T18:20:00Z" w16du:dateUtc="2026-04-27T12:50:00Z">
              <w:rPr/>
            </w:rPrChange>
          </w:rPr>
          <w:t>appro</w:t>
        </w:r>
        <w:r w:rsidR="00615920" w:rsidRPr="00296DFB">
          <w:rPr>
            <w:szCs w:val="24"/>
            <w:rPrChange w:id="772" w:author="Author" w:date="2026-04-27T18:20:00Z" w16du:dateUtc="2026-04-27T12:50:00Z">
              <w:rPr/>
            </w:rPrChange>
          </w:rPr>
          <w:t xml:space="preserve">ximately </w:t>
        </w:r>
      </w:ins>
      <w:r w:rsidRPr="00296DFB">
        <w:rPr>
          <w:szCs w:val="24"/>
          <w:rPrChange w:id="773" w:author="Author" w:date="2026-04-27T18:20:00Z" w16du:dateUtc="2026-04-27T12:50:00Z">
            <w:rPr/>
          </w:rPrChange>
        </w:rPr>
        <w:t>1.5 pKa units for XGBoost models trained on the same DataWarrior dataset. The present combined</w:t>
      </w:r>
      <w:del w:id="774" w:author="Author" w:date="2026-04-26T21:20:00Z" w16du:dateUtc="2026-04-26T18:20:00Z">
        <w:r w:rsidR="00647320" w:rsidRPr="00296DFB">
          <w:rPr>
            <w:szCs w:val="24"/>
            <w:rPrChange w:id="775" w:author="Author" w:date="2026-04-27T18:20:00Z" w16du:dateUtc="2026-04-27T12:50:00Z">
              <w:rPr/>
            </w:rPrChange>
          </w:rPr>
          <w:delText>-</w:delText>
        </w:r>
      </w:del>
      <w:ins w:id="776" w:author="Author" w:date="2026-04-26T21:20:00Z" w16du:dateUtc="2026-04-26T18:20:00Z">
        <w:r w:rsidRPr="00296DFB">
          <w:rPr>
            <w:szCs w:val="24"/>
            <w:rPrChange w:id="777" w:author="Author" w:date="2026-04-27T18:20:00Z" w16du:dateUtc="2026-04-27T12:50:00Z">
              <w:rPr/>
            </w:rPrChange>
          </w:rPr>
          <w:t xml:space="preserve"> </w:t>
        </w:r>
      </w:ins>
      <w:r w:rsidRPr="00296DFB">
        <w:rPr>
          <w:szCs w:val="24"/>
          <w:rPrChange w:id="778" w:author="Author" w:date="2026-04-27T18:20:00Z" w16du:dateUtc="2026-04-27T12:50:00Z">
            <w:rPr/>
          </w:rPrChange>
        </w:rPr>
        <w:t xml:space="preserve">fingerprint model (RMSE = 1.454) and full-descriptor model (RMSE = 1.404) both fall within this range. </w:t>
      </w:r>
      <w:ins w:id="779" w:author="Author" w:date="2026-04-26T21:20:00Z" w16du:dateUtc="2026-04-26T18:20:00Z">
        <w:r w:rsidRPr="00296DFB">
          <w:rPr>
            <w:szCs w:val="24"/>
            <w:rPrChange w:id="780" w:author="Author" w:date="2026-04-27T18:20:00Z" w16du:dateUtc="2026-04-27T12:50:00Z">
              <w:rPr/>
            </w:rPrChange>
          </w:rPr>
          <w:t xml:space="preserve">Although </w:t>
        </w:r>
      </w:ins>
      <w:r w:rsidRPr="00296DFB">
        <w:rPr>
          <w:szCs w:val="24"/>
          <w:rPrChange w:id="781" w:author="Author" w:date="2026-04-27T18:20:00Z" w16du:dateUtc="2026-04-27T12:50:00Z">
            <w:rPr/>
          </w:rPrChange>
        </w:rPr>
        <w:t>Yang et al.</w:t>
      </w:r>
      <w:r w:rsidRPr="00296DFB">
        <w:rPr>
          <w:szCs w:val="24"/>
          <w:vertAlign w:val="superscript"/>
          <w:rPrChange w:id="782" w:author="Author" w:date="2026-04-27T18:20:00Z" w16du:dateUtc="2026-04-27T12:50:00Z">
            <w:rPr>
              <w:sz w:val="20"/>
              <w:szCs w:val="20"/>
              <w:vertAlign w:val="superscript"/>
            </w:rPr>
          </w:rPrChange>
        </w:rPr>
        <w:t xml:space="preserve"> 12</w:t>
      </w:r>
      <w:r w:rsidRPr="00296DFB">
        <w:rPr>
          <w:szCs w:val="24"/>
          <w:rPrChange w:id="783" w:author="Author" w:date="2026-04-27T18:20:00Z" w16du:dateUtc="2026-04-27T12:50:00Z">
            <w:rPr/>
          </w:rPrChange>
        </w:rPr>
        <w:t xml:space="preserve"> achieved a lower MAE of 0.87 pKa units using solvent-specific SPOC descriptors, </w:t>
      </w:r>
      <w:del w:id="784" w:author="Author" w:date="2026-04-26T21:20:00Z" w16du:dateUtc="2026-04-26T18:20:00Z">
        <w:r w:rsidR="00647320" w:rsidRPr="00296DFB">
          <w:rPr>
            <w:szCs w:val="24"/>
            <w:rPrChange w:id="785" w:author="Author" w:date="2026-04-27T18:20:00Z" w16du:dateUtc="2026-04-27T12:50:00Z">
              <w:rPr/>
            </w:rPrChange>
          </w:rPr>
          <w:delText xml:space="preserve">but </w:delText>
        </w:r>
      </w:del>
      <w:r w:rsidRPr="00296DFB">
        <w:rPr>
          <w:szCs w:val="24"/>
          <w:rPrChange w:id="786" w:author="Author" w:date="2026-04-27T18:20:00Z" w16du:dateUtc="2026-04-27T12:50:00Z">
            <w:rPr/>
          </w:rPrChange>
        </w:rPr>
        <w:t xml:space="preserve">their study was restricted to a smaller, more homogeneous dataset. </w:t>
      </w:r>
      <w:ins w:id="787" w:author="Author" w:date="2026-04-26T21:20:00Z" w16du:dateUtc="2026-04-26T18:20:00Z">
        <w:r w:rsidRPr="00296DFB">
          <w:rPr>
            <w:szCs w:val="24"/>
            <w:rPrChange w:id="788" w:author="Author" w:date="2026-04-27T18:20:00Z" w16du:dateUtc="2026-04-27T12:50:00Z">
              <w:rPr/>
            </w:rPrChange>
          </w:rPr>
          <w:t xml:space="preserve">Additionally, </w:t>
        </w:r>
      </w:ins>
      <w:r w:rsidRPr="00296DFB">
        <w:rPr>
          <w:szCs w:val="24"/>
          <w:rPrChange w:id="789" w:author="Author" w:date="2026-04-27T18:20:00Z" w16du:dateUtc="2026-04-27T12:50:00Z">
            <w:rPr/>
          </w:rPrChange>
        </w:rPr>
        <w:t>Sanchez et al.</w:t>
      </w:r>
      <w:r w:rsidRPr="00296DFB">
        <w:rPr>
          <w:szCs w:val="24"/>
          <w:vertAlign w:val="superscript"/>
          <w:rPrChange w:id="790" w:author="Author" w:date="2026-04-27T18:20:00Z" w16du:dateUtc="2026-04-27T12:50:00Z">
            <w:rPr>
              <w:sz w:val="20"/>
              <w:szCs w:val="20"/>
              <w:vertAlign w:val="superscript"/>
            </w:rPr>
          </w:rPrChange>
        </w:rPr>
        <w:t xml:space="preserve"> 4</w:t>
      </w:r>
      <w:r w:rsidRPr="00296DFB">
        <w:rPr>
          <w:szCs w:val="24"/>
          <w:rPrChange w:id="791" w:author="Author" w:date="2026-04-27T18:20:00Z" w16du:dateUtc="2026-04-27T12:50:00Z">
            <w:rPr/>
          </w:rPrChange>
        </w:rPr>
        <w:t xml:space="preserve"> achieved </w:t>
      </w:r>
      <w:commentRangeStart w:id="792"/>
      <w:r w:rsidRPr="00296DFB">
        <w:rPr>
          <w:rFonts w:ascii="Times New Roman" w:hAnsi="Times New Roman"/>
          <w:szCs w:val="24"/>
          <w:rPrChange w:id="793" w:author="Author" w:date="2026-04-27T18:20:00Z" w16du:dateUtc="2026-04-27T12:50:00Z">
            <w:rPr>
              <w:rFonts w:ascii="Times New Roman" w:hAnsi="Times New Roman"/>
            </w:rPr>
          </w:rPrChange>
        </w:rPr>
        <w:t>high</w:t>
      </w:r>
      <w:r w:rsidRPr="00296DFB">
        <w:rPr>
          <w:szCs w:val="24"/>
          <w:rPrChange w:id="794" w:author="Author" w:date="2026-04-27T18:20:00Z" w16du:dateUtc="2026-04-27T12:50:00Z">
            <w:rPr/>
          </w:rPrChange>
        </w:rPr>
        <w:t xml:space="preserve"> </w:t>
      </w:r>
      <w:ins w:id="795" w:author="Author" w:date="2026-04-26T21:20:00Z" w16du:dateUtc="2026-04-26T18:20:00Z">
        <w:r w:rsidRPr="00296DFB">
          <w:rPr>
            <w:szCs w:val="24"/>
            <w:rPrChange w:id="796" w:author="Author" w:date="2026-04-27T18:20:00Z" w16du:dateUtc="2026-04-27T12:50:00Z">
              <w:rPr/>
            </w:rPrChange>
          </w:rPr>
          <w:t>prediction</w:t>
        </w:r>
        <w:r w:rsidRPr="00296DFB">
          <w:rPr>
            <w:rFonts w:ascii="Times New Roman" w:eastAsia="Times New Roman" w:hAnsi="Times New Roman" w:cs="Times New Roman"/>
            <w:szCs w:val="24"/>
          </w:rPr>
          <w:t xml:space="preserve"> </w:t>
        </w:r>
      </w:ins>
      <w:r w:rsidRPr="00296DFB">
        <w:rPr>
          <w:rFonts w:ascii="Times New Roman" w:hAnsi="Times New Roman"/>
          <w:szCs w:val="24"/>
          <w:rPrChange w:id="797" w:author="Author" w:date="2026-04-27T18:20:00Z" w16du:dateUtc="2026-04-27T12:50:00Z">
            <w:rPr>
              <w:rFonts w:ascii="Times New Roman" w:hAnsi="Times New Roman"/>
            </w:rPr>
          </w:rPrChange>
        </w:rPr>
        <w:t xml:space="preserve">accuracy </w:t>
      </w:r>
      <w:commentRangeEnd w:id="792"/>
      <w:r w:rsidRPr="00296DFB">
        <w:rPr>
          <w:rStyle w:val="CommentReference"/>
          <w:rFonts w:ascii="Times New Roman" w:eastAsia="Times New Roman" w:hAnsi="Times New Roman" w:cs="Times New Roman"/>
          <w:sz w:val="24"/>
          <w:szCs w:val="24"/>
        </w:rPr>
        <w:commentReference w:id="792"/>
      </w:r>
      <w:r w:rsidRPr="00296DFB">
        <w:rPr>
          <w:rFonts w:ascii="Times New Roman" w:hAnsi="Times New Roman"/>
          <w:szCs w:val="24"/>
          <w:rPrChange w:id="798" w:author="Author" w:date="2026-04-27T18:20:00Z" w16du:dateUtc="2026-04-27T12:50:00Z">
            <w:rPr>
              <w:rFonts w:ascii="Times New Roman" w:hAnsi="Times New Roman"/>
            </w:rPr>
          </w:rPrChange>
        </w:rPr>
        <w:t xml:space="preserve">by combining DFT-computed features with molecular fragmentation descriptors, albeit at </w:t>
      </w:r>
      <w:ins w:id="799" w:author="Author" w:date="2026-04-26T21:20:00Z" w16du:dateUtc="2026-04-26T18:20:00Z">
        <w:r w:rsidRPr="00296DFB">
          <w:rPr>
            <w:rFonts w:ascii="Times New Roman" w:eastAsia="Times New Roman" w:hAnsi="Times New Roman" w:cs="Times New Roman"/>
            <w:szCs w:val="24"/>
          </w:rPr>
          <w:t xml:space="preserve">a </w:t>
        </w:r>
      </w:ins>
      <w:r w:rsidRPr="00296DFB">
        <w:rPr>
          <w:rFonts w:ascii="Times New Roman" w:hAnsi="Times New Roman"/>
          <w:szCs w:val="24"/>
          <w:rPrChange w:id="800" w:author="Author" w:date="2026-04-27T18:20:00Z" w16du:dateUtc="2026-04-27T12:50:00Z">
            <w:rPr>
              <w:rFonts w:ascii="Times New Roman" w:hAnsi="Times New Roman"/>
            </w:rPr>
          </w:rPrChange>
        </w:rPr>
        <w:t>substantially higher computational cost than the purely descriptor-based ap</w:t>
      </w:r>
      <w:r w:rsidRPr="00296DFB">
        <w:rPr>
          <w:szCs w:val="24"/>
          <w:rPrChange w:id="801" w:author="Author" w:date="2026-04-27T18:20:00Z" w16du:dateUtc="2026-04-27T12:50:00Z">
            <w:rPr/>
          </w:rPrChange>
        </w:rPr>
        <w:t xml:space="preserve">proach presented </w:t>
      </w:r>
      <w:del w:id="802" w:author="Author" w:date="2026-04-26T21:20:00Z" w16du:dateUtc="2026-04-26T18:20:00Z">
        <w:r w:rsidR="00647320" w:rsidRPr="00296DFB">
          <w:rPr>
            <w:szCs w:val="24"/>
            <w:rPrChange w:id="803" w:author="Author" w:date="2026-04-27T18:20:00Z" w16du:dateUtc="2026-04-27T12:50:00Z">
              <w:rPr/>
            </w:rPrChange>
          </w:rPr>
          <w:delText>here. The</w:delText>
        </w:r>
      </w:del>
      <w:ins w:id="804" w:author="Author" w:date="2026-04-26T21:20:00Z" w16du:dateUtc="2026-04-26T18:20:00Z">
        <w:r w:rsidRPr="00296DFB">
          <w:rPr>
            <w:szCs w:val="24"/>
            <w:rPrChange w:id="805" w:author="Author" w:date="2026-04-27T18:20:00Z" w16du:dateUtc="2026-04-27T12:50:00Z">
              <w:rPr/>
            </w:rPrChange>
          </w:rPr>
          <w:t>herein. These</w:t>
        </w:r>
      </w:ins>
      <w:r w:rsidRPr="00296DFB">
        <w:rPr>
          <w:szCs w:val="24"/>
          <w:rPrChange w:id="806" w:author="Author" w:date="2026-04-27T18:20:00Z" w16du:dateUtc="2026-04-27T12:50:00Z">
            <w:rPr/>
          </w:rPrChange>
        </w:rPr>
        <w:t xml:space="preserve"> results demonstrate that purely 2D descriptor-based XGBoost models provide a favorable balance </w:t>
      </w:r>
      <w:del w:id="807" w:author="Author" w:date="2026-04-26T21:20:00Z" w16du:dateUtc="2026-04-26T18:20:00Z">
        <w:r w:rsidR="00647320" w:rsidRPr="00296DFB">
          <w:rPr>
            <w:szCs w:val="24"/>
            <w:rPrChange w:id="808" w:author="Author" w:date="2026-04-27T18:20:00Z" w16du:dateUtc="2026-04-27T12:50:00Z">
              <w:rPr/>
            </w:rPrChange>
          </w:rPr>
          <w:delText>of</w:delText>
        </w:r>
      </w:del>
      <w:ins w:id="809" w:author="Author" w:date="2026-04-26T21:20:00Z" w16du:dateUtc="2026-04-26T18:20:00Z">
        <w:r w:rsidRPr="00296DFB">
          <w:rPr>
            <w:szCs w:val="24"/>
            <w:rPrChange w:id="810" w:author="Author" w:date="2026-04-27T18:20:00Z" w16du:dateUtc="2026-04-27T12:50:00Z">
              <w:rPr/>
            </w:rPrChange>
          </w:rPr>
          <w:t>between</w:t>
        </w:r>
      </w:ins>
      <w:r w:rsidRPr="00296DFB">
        <w:rPr>
          <w:szCs w:val="24"/>
          <w:rPrChange w:id="811" w:author="Author" w:date="2026-04-27T18:20:00Z" w16du:dateUtc="2026-04-27T12:50:00Z">
            <w:rPr/>
          </w:rPrChange>
        </w:rPr>
        <w:t xml:space="preserve"> accuracy, interpretability, and computational efficiency for large-scale pKa </w:t>
      </w:r>
      <w:del w:id="812" w:author="Author" w:date="2026-04-26T21:20:00Z" w16du:dateUtc="2026-04-26T18:20:00Z">
        <w:r w:rsidR="00647320" w:rsidRPr="00296DFB">
          <w:rPr>
            <w:szCs w:val="24"/>
            <w:rPrChange w:id="813" w:author="Author" w:date="2026-04-27T18:20:00Z" w16du:dateUtc="2026-04-27T12:50:00Z">
              <w:rPr/>
            </w:rPrChange>
          </w:rPr>
          <w:delText>prediction</w:delText>
        </w:r>
      </w:del>
      <w:ins w:id="814" w:author="Author" w:date="2026-04-26T21:20:00Z" w16du:dateUtc="2026-04-26T18:20:00Z">
        <w:r w:rsidRPr="00296DFB">
          <w:rPr>
            <w:szCs w:val="24"/>
            <w:rPrChange w:id="815" w:author="Author" w:date="2026-04-27T18:20:00Z" w16du:dateUtc="2026-04-27T12:50:00Z">
              <w:rPr/>
            </w:rPrChange>
          </w:rPr>
          <w:t>prediction</w:t>
        </w:r>
        <w:r w:rsidRPr="00296DFB">
          <w:rPr>
            <w:rFonts w:ascii="Times New Roman" w:eastAsia="Times New Roman" w:hAnsi="Times New Roman" w:cs="Times New Roman"/>
            <w:szCs w:val="24"/>
          </w:rPr>
          <w:t>s</w:t>
        </w:r>
      </w:ins>
      <w:r w:rsidRPr="00296DFB">
        <w:rPr>
          <w:rFonts w:ascii="Times New Roman" w:hAnsi="Times New Roman"/>
          <w:szCs w:val="24"/>
          <w:rPrChange w:id="816" w:author="Author" w:date="2026-04-27T18:20:00Z" w16du:dateUtc="2026-04-27T12:50:00Z">
            <w:rPr>
              <w:rFonts w:ascii="Times New Roman" w:hAnsi="Times New Roman"/>
            </w:rPr>
          </w:rPrChange>
        </w:rPr>
        <w:t>.</w:t>
      </w:r>
    </w:p>
    <w:p w14:paraId="288686F3" w14:textId="77777777" w:rsidR="00FA4410" w:rsidRPr="00296DFB" w:rsidRDefault="00FA4410" w:rsidP="00296DFB">
      <w:pPr>
        <w:pStyle w:val="Heading1"/>
        <w:numPr>
          <w:ilvl w:val="0"/>
          <w:numId w:val="0"/>
        </w:numPr>
        <w:ind w:left="360" w:hanging="360"/>
        <w:rPr>
          <w:rFonts w:cs="Arial"/>
          <w:szCs w:val="24"/>
        </w:rPr>
        <w:pPrChange w:id="817" w:author="Author" w:date="2026-04-27T18:20:00Z" w16du:dateUtc="2026-04-27T12:50:00Z">
          <w:pPr>
            <w:pStyle w:val="Heading1"/>
            <w:spacing w:line="360" w:lineRule="auto"/>
          </w:pPr>
        </w:pPrChange>
      </w:pPr>
      <w:ins w:id="818" w:author="Author" w:date="2026-04-26T21:20:00Z" w16du:dateUtc="2026-04-26T18:20:00Z">
        <w:r w:rsidRPr="00296DFB">
          <w:rPr>
            <w:rFonts w:cs="Arial"/>
            <w:szCs w:val="24"/>
          </w:rPr>
          <w:t xml:space="preserve">4. </w:t>
        </w:r>
      </w:ins>
      <w:r w:rsidRPr="00296DFB">
        <w:rPr>
          <w:rFonts w:cs="Arial"/>
          <w:szCs w:val="24"/>
        </w:rPr>
        <w:t>Conclusions</w:t>
      </w:r>
    </w:p>
    <w:p w14:paraId="115959B1" w14:textId="7CB6183C" w:rsidR="0039392F" w:rsidRPr="00296DFB" w:rsidRDefault="00FA4410" w:rsidP="00296DFB">
      <w:pPr>
        <w:spacing w:after="200"/>
        <w:rPr>
          <w:del w:id="819" w:author="Author" w:date="2026-04-26T21:20:00Z" w16du:dateUtc="2026-04-26T18:20:00Z"/>
          <w:szCs w:val="24"/>
          <w:rPrChange w:id="820" w:author="Author" w:date="2026-04-27T18:20:00Z" w16du:dateUtc="2026-04-27T12:50:00Z">
            <w:rPr>
              <w:del w:id="821" w:author="Author" w:date="2026-04-26T21:20:00Z" w16du:dateUtc="2026-04-26T18:20:00Z"/>
            </w:rPr>
          </w:rPrChange>
        </w:rPr>
        <w:pPrChange w:id="822" w:author="Author" w:date="2026-04-27T18:20:00Z" w16du:dateUtc="2026-04-27T12:50:00Z">
          <w:pPr>
            <w:spacing w:after="200" w:line="360" w:lineRule="auto"/>
          </w:pPr>
        </w:pPrChange>
      </w:pPr>
      <w:r w:rsidRPr="00296DFB">
        <w:rPr>
          <w:szCs w:val="24"/>
          <w:rPrChange w:id="823" w:author="Author" w:date="2026-04-27T18:20:00Z" w16du:dateUtc="2026-04-27T12:50:00Z">
            <w:rPr/>
          </w:rPrChange>
        </w:rPr>
        <w:t xml:space="preserve">This study systematically evaluated the </w:t>
      </w:r>
      <w:r w:rsidR="00647320" w:rsidRPr="00296DFB">
        <w:rPr>
          <w:szCs w:val="24"/>
          <w:rPrChange w:id="824" w:author="Author" w:date="2026-04-27T18:20:00Z" w16du:dateUtc="2026-04-27T12:50:00Z">
            <w:rPr/>
          </w:rPrChange>
        </w:rPr>
        <w:t xml:space="preserve">performance </w:t>
      </w:r>
      <w:r w:rsidRPr="00296DFB">
        <w:rPr>
          <w:szCs w:val="24"/>
          <w:rPrChange w:id="825" w:author="Author" w:date="2026-04-27T18:20:00Z" w16du:dateUtc="2026-04-27T12:50:00Z">
            <w:rPr/>
          </w:rPrChange>
        </w:rPr>
        <w:t>of four molecular descriptor categories for pKa prediction using XGBoost regression on a curated dataset of 7,912 compounds.</w:t>
      </w:r>
      <w:commentRangeStart w:id="826"/>
      <w:r w:rsidRPr="00296DFB">
        <w:rPr>
          <w:szCs w:val="24"/>
          <w:rPrChange w:id="827" w:author="Author" w:date="2026-04-27T18:20:00Z" w16du:dateUtc="2026-04-27T12:50:00Z">
            <w:rPr/>
          </w:rPrChange>
        </w:rPr>
        <w:t xml:space="preserve"> </w:t>
      </w:r>
      <w:commentRangeEnd w:id="826"/>
      <w:del w:id="828" w:author="Author" w:date="2026-04-26T21:20:00Z" w16du:dateUtc="2026-04-26T18:20:00Z">
        <w:r w:rsidR="00647320" w:rsidRPr="00296DFB">
          <w:rPr>
            <w:szCs w:val="24"/>
            <w:rPrChange w:id="829" w:author="Author" w:date="2026-04-27T18:20:00Z" w16du:dateUtc="2026-04-27T12:50:00Z">
              <w:rPr/>
            </w:rPrChange>
          </w:rPr>
          <w:delText>The following conclusions were drawn:</w:delText>
        </w:r>
      </w:del>
    </w:p>
    <w:p w14:paraId="43434658" w14:textId="75A1090B" w:rsidR="0039392F" w:rsidRPr="00296DFB" w:rsidRDefault="00FA4410" w:rsidP="00296DFB">
      <w:pPr>
        <w:spacing w:after="200"/>
        <w:ind w:firstLine="720"/>
        <w:rPr>
          <w:del w:id="830" w:author="Author" w:date="2026-04-26T21:20:00Z" w16du:dateUtc="2026-04-26T18:20:00Z"/>
          <w:szCs w:val="24"/>
          <w:rPrChange w:id="831" w:author="Author" w:date="2026-04-27T18:20:00Z" w16du:dateUtc="2026-04-27T12:50:00Z">
            <w:rPr>
              <w:del w:id="832" w:author="Author" w:date="2026-04-26T21:20:00Z" w16du:dateUtc="2026-04-26T18:20:00Z"/>
            </w:rPr>
          </w:rPrChange>
        </w:rPr>
        <w:pPrChange w:id="833" w:author="Author" w:date="2026-04-27T18:20:00Z" w16du:dateUtc="2026-04-27T12:50:00Z">
          <w:pPr>
            <w:spacing w:after="200" w:line="360" w:lineRule="auto"/>
            <w:ind w:firstLine="720"/>
          </w:pPr>
        </w:pPrChange>
      </w:pPr>
      <w:ins w:id="834" w:author="Author" w:date="2026-04-26T21:20:00Z" w16du:dateUtc="2026-04-26T18:20:00Z">
        <w:r w:rsidRPr="00296DFB">
          <w:rPr>
            <w:rStyle w:val="CommentReference"/>
            <w:sz w:val="24"/>
            <w:szCs w:val="24"/>
            <w:rPrChange w:id="835" w:author="Author" w:date="2026-04-27T18:20:00Z" w16du:dateUtc="2026-04-27T12:50:00Z">
              <w:rPr>
                <w:rStyle w:val="CommentReference"/>
                <w:sz w:val="24"/>
                <w:szCs w:val="22"/>
              </w:rPr>
            </w:rPrChange>
          </w:rPr>
          <w:commentReference w:id="826"/>
        </w:r>
        <w:r w:rsidRPr="00296DFB">
          <w:rPr>
            <w:szCs w:val="24"/>
            <w:rPrChange w:id="836" w:author="Author" w:date="2026-04-27T18:20:00Z" w16du:dateUtc="2026-04-27T12:50:00Z">
              <w:rPr/>
            </w:rPrChange>
          </w:rPr>
          <w:t xml:space="preserve">It was revealed that </w:t>
        </w:r>
        <w:commentRangeStart w:id="837"/>
        <w:commentRangeEnd w:id="837"/>
        <w:r w:rsidRPr="00296DFB">
          <w:rPr>
            <w:rStyle w:val="CommentReference"/>
            <w:sz w:val="24"/>
            <w:szCs w:val="24"/>
            <w:rPrChange w:id="838" w:author="Author" w:date="2026-04-27T18:20:00Z" w16du:dateUtc="2026-04-27T12:50:00Z">
              <w:rPr>
                <w:rStyle w:val="CommentReference"/>
                <w:sz w:val="24"/>
                <w:szCs w:val="22"/>
              </w:rPr>
            </w:rPrChange>
          </w:rPr>
          <w:commentReference w:id="837"/>
        </w:r>
      </w:ins>
      <w:r w:rsidRPr="00296DFB">
        <w:rPr>
          <w:szCs w:val="24"/>
          <w:rPrChange w:id="839" w:author="Author" w:date="2026-04-27T18:20:00Z" w16du:dateUtc="2026-04-27T12:50:00Z">
            <w:rPr/>
          </w:rPrChange>
        </w:rPr>
        <w:t xml:space="preserve">Morgan circular fingerprints at </w:t>
      </w:r>
      <w:r w:rsidRPr="00296DFB">
        <w:rPr>
          <w:rFonts w:ascii="Times New Roman" w:hAnsi="Times New Roman"/>
          <w:szCs w:val="24"/>
          <w:rPrChange w:id="840" w:author="Author" w:date="2026-04-27T18:20:00Z" w16du:dateUtc="2026-04-27T12:50:00Z">
            <w:rPr>
              <w:rFonts w:ascii="Times New Roman" w:hAnsi="Times New Roman"/>
            </w:rPr>
          </w:rPrChange>
        </w:rPr>
        <w:t xml:space="preserve">radius 2 with 16,384 bits achieved the </w:t>
      </w:r>
      <w:del w:id="841" w:author="Author" w:date="2026-04-26T21:20:00Z" w16du:dateUtc="2026-04-26T18:20:00Z">
        <w:r w:rsidR="00647320" w:rsidRPr="00296DFB">
          <w:rPr>
            <w:szCs w:val="24"/>
            <w:rPrChange w:id="842" w:author="Author" w:date="2026-04-27T18:20:00Z" w16du:dateUtc="2026-04-27T12:50:00Z">
              <w:rPr/>
            </w:rPrChange>
          </w:rPr>
          <w:delText>best</w:delText>
        </w:r>
      </w:del>
      <w:ins w:id="843" w:author="Author" w:date="2026-04-26T21:20:00Z" w16du:dateUtc="2026-04-26T18:20:00Z">
        <w:r w:rsidRPr="00296DFB">
          <w:rPr>
            <w:szCs w:val="24"/>
            <w:rPrChange w:id="844" w:author="Author" w:date="2026-04-27T18:20:00Z" w16du:dateUtc="2026-04-27T12:50:00Z">
              <w:rPr/>
            </w:rPrChange>
          </w:rPr>
          <w:t>optimal</w:t>
        </w:r>
      </w:ins>
      <w:r w:rsidRPr="00296DFB">
        <w:rPr>
          <w:szCs w:val="24"/>
          <w:rPrChange w:id="845" w:author="Author" w:date="2026-04-27T18:20:00Z" w16du:dateUtc="2026-04-27T12:50:00Z">
            <w:rPr/>
          </w:rPrChange>
        </w:rPr>
        <w:t xml:space="preserve"> standalone fingerprint performance (test </w:t>
      </w:r>
      <w:del w:id="846" w:author="Author" w:date="2026-04-26T21:20:00Z" w16du:dateUtc="2026-04-26T18:20:00Z">
        <w:r w:rsidR="00647320" w:rsidRPr="00296DFB">
          <w:rPr>
            <w:szCs w:val="24"/>
            <w:rPrChange w:id="847" w:author="Author" w:date="2026-04-27T18:20:00Z" w16du:dateUtc="2026-04-27T12:50:00Z">
              <w:rPr/>
            </w:rPrChange>
          </w:rPr>
          <w:delText>R²</w:delText>
        </w:r>
      </w:del>
      <w:ins w:id="848" w:author="Author" w:date="2026-04-26T21:20:00Z" w16du:dateUtc="2026-04-26T18:20:00Z">
        <w:r w:rsidRPr="00296DFB">
          <w:rPr>
            <w:szCs w:val="24"/>
            <w:rPrChange w:id="849" w:author="Author" w:date="2026-04-27T18:20:00Z" w16du:dateUtc="2026-04-27T12:50:00Z">
              <w:rPr/>
            </w:rPrChange>
          </w:rPr>
          <w:t>R</w:t>
        </w:r>
        <w:r w:rsidRPr="00296DFB">
          <w:rPr>
            <w:szCs w:val="24"/>
            <w:vertAlign w:val="superscript"/>
            <w:rPrChange w:id="850" w:author="Author" w:date="2026-04-27T18:20:00Z" w16du:dateUtc="2026-04-27T12:50:00Z">
              <w:rPr>
                <w:vertAlign w:val="superscript"/>
              </w:rPr>
            </w:rPrChange>
          </w:rPr>
          <w:t>2</w:t>
        </w:r>
      </w:ins>
      <w:r w:rsidRPr="00296DFB">
        <w:rPr>
          <w:szCs w:val="24"/>
          <w:rPrChange w:id="851" w:author="Author" w:date="2026-04-27T18:20:00Z" w16du:dateUtc="2026-04-27T12:50:00Z">
            <w:rPr/>
          </w:rPrChange>
        </w:rPr>
        <w:t xml:space="preserve"> = 0.795, RMSE = 1.539), </w:t>
      </w:r>
      <w:del w:id="852" w:author="Author" w:date="2026-04-26T21:20:00Z" w16du:dateUtc="2026-04-26T18:20:00Z">
        <w:r w:rsidR="00647320" w:rsidRPr="00296DFB">
          <w:rPr>
            <w:szCs w:val="24"/>
            <w:rPrChange w:id="853" w:author="Author" w:date="2026-04-27T18:20:00Z" w16du:dateUtc="2026-04-27T12:50:00Z">
              <w:rPr/>
            </w:rPrChange>
          </w:rPr>
          <w:delText>while</w:delText>
        </w:r>
      </w:del>
      <w:ins w:id="854" w:author="Author" w:date="2026-04-26T21:20:00Z" w16du:dateUtc="2026-04-26T18:20:00Z">
        <w:r w:rsidRPr="00296DFB">
          <w:rPr>
            <w:szCs w:val="24"/>
            <w:rPrChange w:id="855" w:author="Author" w:date="2026-04-27T18:20:00Z" w16du:dateUtc="2026-04-27T12:50:00Z">
              <w:rPr/>
            </w:rPrChange>
          </w:rPr>
          <w:t>whereas</w:t>
        </w:r>
      </w:ins>
      <w:r w:rsidRPr="00296DFB">
        <w:rPr>
          <w:szCs w:val="24"/>
          <w:rPrChange w:id="856" w:author="Author" w:date="2026-04-27T18:20:00Z" w16du:dateUtc="2026-04-27T12:50:00Z">
            <w:rPr/>
          </w:rPrChange>
        </w:rPr>
        <w:t xml:space="preserve"> bit lengths below 128 </w:t>
      </w:r>
      <w:del w:id="857" w:author="Author" w:date="2026-04-26T21:20:00Z" w16du:dateUtc="2026-04-26T18:20:00Z">
        <w:r w:rsidR="00647320" w:rsidRPr="00296DFB">
          <w:rPr>
            <w:szCs w:val="24"/>
            <w:rPrChange w:id="858" w:author="Author" w:date="2026-04-27T18:20:00Z" w16du:dateUtc="2026-04-27T12:50:00Z">
              <w:rPr/>
            </w:rPrChange>
          </w:rPr>
          <w:delText>proved</w:delText>
        </w:r>
      </w:del>
      <w:ins w:id="859" w:author="Author" w:date="2026-04-26T21:20:00Z" w16du:dateUtc="2026-04-26T18:20:00Z">
        <w:r w:rsidRPr="00296DFB">
          <w:rPr>
            <w:szCs w:val="24"/>
            <w:rPrChange w:id="860" w:author="Author" w:date="2026-04-27T18:20:00Z" w16du:dateUtc="2026-04-27T12:50:00Z">
              <w:rPr/>
            </w:rPrChange>
          </w:rPr>
          <w:t>were</w:t>
        </w:r>
      </w:ins>
      <w:r w:rsidRPr="00296DFB">
        <w:rPr>
          <w:szCs w:val="24"/>
          <w:rPrChange w:id="861" w:author="Author" w:date="2026-04-27T18:20:00Z" w16du:dateUtc="2026-04-27T12:50:00Z">
            <w:rPr/>
          </w:rPrChange>
        </w:rPr>
        <w:t xml:space="preserve"> insufficient for accurate prediction</w:t>
      </w:r>
      <w:ins w:id="862" w:author="Author" w:date="2026-04-26T21:20:00Z" w16du:dateUtc="2026-04-26T18:20:00Z">
        <w:r w:rsidRPr="00296DFB">
          <w:rPr>
            <w:szCs w:val="24"/>
            <w:rPrChange w:id="863" w:author="Author" w:date="2026-04-27T18:20:00Z" w16du:dateUtc="2026-04-27T12:50:00Z">
              <w:rPr/>
            </w:rPrChange>
          </w:rPr>
          <w:t>,</w:t>
        </w:r>
      </w:ins>
      <w:r w:rsidRPr="00296DFB">
        <w:rPr>
          <w:szCs w:val="24"/>
          <w:rPrChange w:id="864" w:author="Author" w:date="2026-04-27T18:20:00Z" w16du:dateUtc="2026-04-27T12:50:00Z">
            <w:rPr/>
          </w:rPrChange>
        </w:rPr>
        <w:t xml:space="preserve"> regardless of </w:t>
      </w:r>
      <w:r w:rsidRPr="00296DFB">
        <w:rPr>
          <w:rFonts w:ascii="Times New Roman" w:hAnsi="Times New Roman"/>
          <w:szCs w:val="24"/>
          <w:rPrChange w:id="865" w:author="Author" w:date="2026-04-27T18:20:00Z" w16du:dateUtc="2026-04-27T12:50:00Z">
            <w:rPr>
              <w:rFonts w:ascii="Times New Roman" w:hAnsi="Times New Roman"/>
            </w:rPr>
          </w:rPrChange>
        </w:rPr>
        <w:t xml:space="preserve">radius. </w:t>
      </w:r>
      <w:ins w:id="866" w:author="Author" w:date="2026-04-26T21:20:00Z" w16du:dateUtc="2026-04-26T18:20:00Z">
        <w:r w:rsidRPr="00296DFB">
          <w:rPr>
            <w:rFonts w:ascii="Times New Roman" w:eastAsia="Times New Roman" w:hAnsi="Times New Roman" w:cs="Times New Roman"/>
            <w:szCs w:val="24"/>
          </w:rPr>
          <w:t xml:space="preserve">The </w:t>
        </w:r>
      </w:ins>
      <w:r w:rsidRPr="00296DFB">
        <w:rPr>
          <w:rFonts w:ascii="Times New Roman" w:hAnsi="Times New Roman"/>
          <w:szCs w:val="24"/>
          <w:rPrChange w:id="867" w:author="Author" w:date="2026-04-27T18:20:00Z" w16du:dateUtc="2026-04-27T12:50:00Z">
            <w:rPr>
              <w:rFonts w:ascii="Times New Roman" w:hAnsi="Times New Roman"/>
            </w:rPr>
          </w:rPrChange>
        </w:rPr>
        <w:t>MACCS structural keys (166 bits) provide</w:t>
      </w:r>
      <w:r w:rsidRPr="00296DFB">
        <w:rPr>
          <w:szCs w:val="24"/>
          <w:rPrChange w:id="868" w:author="Author" w:date="2026-04-27T18:20:00Z" w16du:dateUtc="2026-04-27T12:50:00Z">
            <w:rPr/>
          </w:rPrChange>
        </w:rPr>
        <w:t>d</w:t>
      </w:r>
      <w:del w:id="869" w:author="Author" w:date="2026-04-26T22:00:00Z" w16du:dateUtc="2026-04-26T19:00:00Z">
        <w:r w:rsidRPr="00296DFB" w:rsidDel="00BE44CC">
          <w:rPr>
            <w:szCs w:val="24"/>
            <w:rPrChange w:id="870" w:author="Author" w:date="2026-04-27T18:20:00Z" w16du:dateUtc="2026-04-27T12:50:00Z">
              <w:rPr/>
            </w:rPrChange>
          </w:rPr>
          <w:delText xml:space="preserve"> </w:delText>
        </w:r>
      </w:del>
      <w:ins w:id="871" w:author="Author" w:date="2026-04-26T21:20:00Z" w16du:dateUtc="2026-04-26T18:20:00Z">
        <w:r w:rsidRPr="00296DFB">
          <w:rPr>
            <w:rFonts w:ascii="Times New Roman" w:eastAsia="Times New Roman" w:hAnsi="Times New Roman" w:cs="Times New Roman"/>
            <w:szCs w:val="24"/>
          </w:rPr>
          <w:t xml:space="preserve"> </w:t>
        </w:r>
      </w:ins>
      <w:r w:rsidRPr="00296DFB">
        <w:rPr>
          <w:rFonts w:ascii="Times New Roman" w:hAnsi="Times New Roman"/>
          <w:szCs w:val="24"/>
          <w:rPrChange w:id="872" w:author="Author" w:date="2026-04-27T18:20:00Z" w16du:dateUtc="2026-04-27T12:50:00Z">
            <w:rPr>
              <w:rFonts w:ascii="Times New Roman" w:hAnsi="Times New Roman"/>
            </w:rPr>
          </w:rPrChange>
        </w:rPr>
        <w:t xml:space="preserve">competitive performance (test </w:t>
      </w:r>
      <w:del w:id="873" w:author="Author" w:date="2026-04-26T21:20:00Z" w16du:dateUtc="2026-04-26T18:20:00Z">
        <w:r w:rsidR="00647320" w:rsidRPr="00296DFB">
          <w:rPr>
            <w:szCs w:val="24"/>
            <w:rPrChange w:id="874" w:author="Author" w:date="2026-04-27T18:20:00Z" w16du:dateUtc="2026-04-27T12:50:00Z">
              <w:rPr/>
            </w:rPrChange>
          </w:rPr>
          <w:delText>R²</w:delText>
        </w:r>
      </w:del>
      <w:ins w:id="875" w:author="Author" w:date="2026-04-26T21:20:00Z" w16du:dateUtc="2026-04-26T18:20:00Z">
        <w:r w:rsidRPr="00296DFB">
          <w:rPr>
            <w:rFonts w:ascii="Times New Roman" w:eastAsia="Times New Roman" w:hAnsi="Times New Roman" w:cs="Times New Roman"/>
            <w:szCs w:val="24"/>
          </w:rPr>
          <w:t>R</w:t>
        </w:r>
        <w:r w:rsidRPr="00296DFB">
          <w:rPr>
            <w:szCs w:val="24"/>
            <w:vertAlign w:val="superscript"/>
            <w:rPrChange w:id="876" w:author="Author" w:date="2026-04-27T18:20:00Z" w16du:dateUtc="2026-04-27T12:50:00Z">
              <w:rPr>
                <w:vertAlign w:val="superscript"/>
              </w:rPr>
            </w:rPrChange>
          </w:rPr>
          <w:t>2</w:t>
        </w:r>
      </w:ins>
      <w:r w:rsidRPr="00296DFB">
        <w:rPr>
          <w:rFonts w:ascii="Times New Roman" w:hAnsi="Times New Roman"/>
          <w:szCs w:val="24"/>
          <w:rPrChange w:id="877" w:author="Author" w:date="2026-04-27T18:20:00Z" w16du:dateUtc="2026-04-27T12:50:00Z">
            <w:rPr>
              <w:rFonts w:ascii="Times New Roman" w:hAnsi="Times New Roman"/>
            </w:rPr>
          </w:rPrChange>
        </w:rPr>
        <w:t xml:space="preserve"> = 0.780) relat</w:t>
      </w:r>
      <w:r w:rsidRPr="00296DFB">
        <w:rPr>
          <w:szCs w:val="24"/>
          <w:rPrChange w:id="878" w:author="Author" w:date="2026-04-27T18:20:00Z" w16du:dateUtc="2026-04-27T12:50:00Z">
            <w:rPr/>
          </w:rPrChange>
        </w:rPr>
        <w:t xml:space="preserve">ive to their low dimensionality. </w:t>
      </w:r>
      <w:del w:id="879" w:author="Author" w:date="2026-04-26T21:20:00Z" w16du:dateUtc="2026-04-26T18:20:00Z">
        <w:r w:rsidR="00647320" w:rsidRPr="00296DFB">
          <w:rPr>
            <w:szCs w:val="24"/>
            <w:rPrChange w:id="880" w:author="Author" w:date="2026-04-27T18:20:00Z" w16du:dateUtc="2026-04-27T12:50:00Z">
              <w:rPr/>
            </w:rPrChange>
          </w:rPr>
          <w:delText>Continuous</w:delText>
        </w:r>
      </w:del>
      <w:ins w:id="881" w:author="Author" w:date="2026-04-26T21:20:00Z" w16du:dateUtc="2026-04-26T18:20:00Z">
        <w:r w:rsidRPr="00296DFB">
          <w:rPr>
            <w:szCs w:val="24"/>
            <w:rPrChange w:id="882" w:author="Author" w:date="2026-04-27T18:20:00Z" w16du:dateUtc="2026-04-27T12:50:00Z">
              <w:rPr/>
            </w:rPrChange>
          </w:rPr>
          <w:t>However, the use of continuous</w:t>
        </w:r>
      </w:ins>
      <w:r w:rsidRPr="00296DFB">
        <w:rPr>
          <w:szCs w:val="24"/>
          <w:rPrChange w:id="883" w:author="Author" w:date="2026-04-27T18:20:00Z" w16du:dateUtc="2026-04-27T12:50:00Z">
            <w:rPr/>
          </w:rPrChange>
        </w:rPr>
        <w:t xml:space="preserve"> physicochemical descriptors alone </w:t>
      </w:r>
      <w:del w:id="884" w:author="Author" w:date="2026-04-26T21:20:00Z" w16du:dateUtc="2026-04-26T18:20:00Z">
        <w:r w:rsidR="00647320" w:rsidRPr="00296DFB">
          <w:rPr>
            <w:szCs w:val="24"/>
            <w:rPrChange w:id="885" w:author="Author" w:date="2026-04-27T18:20:00Z" w16du:dateUtc="2026-04-27T12:50:00Z">
              <w:rPr/>
            </w:rPrChange>
          </w:rPr>
          <w:delText>were inadequate (test R²</w:delText>
        </w:r>
      </w:del>
      <w:ins w:id="886" w:author="Author" w:date="2026-04-26T21:20:00Z" w16du:dateUtc="2026-04-26T18:20:00Z">
        <w:r w:rsidRPr="00296DFB">
          <w:rPr>
            <w:szCs w:val="24"/>
            <w:rPrChange w:id="887" w:author="Author" w:date="2026-04-27T18:20:00Z" w16du:dateUtc="2026-04-27T12:50:00Z">
              <w:rPr/>
            </w:rPrChange>
          </w:rPr>
          <w:t>resulted in poor predictability (R</w:t>
        </w:r>
        <w:r w:rsidRPr="00296DFB">
          <w:rPr>
            <w:szCs w:val="24"/>
            <w:vertAlign w:val="superscript"/>
            <w:rPrChange w:id="888" w:author="Author" w:date="2026-04-27T18:20:00Z" w16du:dateUtc="2026-04-27T12:50:00Z">
              <w:rPr>
                <w:vertAlign w:val="superscript"/>
              </w:rPr>
            </w:rPrChange>
          </w:rPr>
          <w:t>2</w:t>
        </w:r>
      </w:ins>
      <w:r w:rsidRPr="00296DFB">
        <w:rPr>
          <w:szCs w:val="24"/>
          <w:rPrChange w:id="889" w:author="Author" w:date="2026-04-27T18:20:00Z" w16du:dateUtc="2026-04-27T12:50:00Z">
            <w:rPr/>
          </w:rPrChange>
        </w:rPr>
        <w:t xml:space="preserve"> = 0.159), confirming the </w:t>
      </w:r>
      <w:del w:id="890" w:author="Author" w:date="2026-04-26T21:20:00Z" w16du:dateUtc="2026-04-26T18:20:00Z">
        <w:r w:rsidR="00647320" w:rsidRPr="00296DFB">
          <w:rPr>
            <w:szCs w:val="24"/>
            <w:rPrChange w:id="891" w:author="Author" w:date="2026-04-27T18:20:00Z" w16du:dateUtc="2026-04-27T12:50:00Z">
              <w:rPr/>
            </w:rPrChange>
          </w:rPr>
          <w:delText xml:space="preserve">necessity of </w:delText>
        </w:r>
      </w:del>
      <w:ins w:id="892" w:author="Author" w:date="2026-04-26T21:20:00Z" w16du:dateUtc="2026-04-26T18:20:00Z">
        <w:r w:rsidRPr="00296DFB">
          <w:rPr>
            <w:szCs w:val="24"/>
            <w:rPrChange w:id="893" w:author="Author" w:date="2026-04-27T18:20:00Z" w16du:dateUtc="2026-04-27T12:50:00Z">
              <w:rPr/>
            </w:rPrChange>
          </w:rPr>
          <w:t xml:space="preserve">requirement for </w:t>
        </w:r>
      </w:ins>
      <w:r w:rsidRPr="00296DFB">
        <w:rPr>
          <w:szCs w:val="24"/>
          <w:rPrChange w:id="894" w:author="Author" w:date="2026-04-27T18:20:00Z" w16du:dateUtc="2026-04-27T12:50:00Z">
            <w:rPr/>
          </w:rPrChange>
        </w:rPr>
        <w:t xml:space="preserve">substructural information. </w:t>
      </w:r>
      <w:del w:id="895" w:author="Author" w:date="2026-04-26T21:20:00Z" w16du:dateUtc="2026-04-26T18:20:00Z">
        <w:r w:rsidR="00647320" w:rsidRPr="00296DFB">
          <w:rPr>
            <w:szCs w:val="24"/>
            <w:rPrChange w:id="896" w:author="Author" w:date="2026-04-27T18:20:00Z" w16du:dateUtc="2026-04-27T12:50:00Z">
              <w:rPr/>
            </w:rPrChange>
          </w:rPr>
          <w:delText>The</w:delText>
        </w:r>
      </w:del>
      <w:ins w:id="897" w:author="Author" w:date="2026-04-26T21:20:00Z" w16du:dateUtc="2026-04-26T18:20:00Z">
        <w:r w:rsidRPr="00296DFB">
          <w:rPr>
            <w:szCs w:val="24"/>
            <w:rPrChange w:id="898" w:author="Author" w:date="2026-04-27T18:20:00Z" w16du:dateUtc="2026-04-27T12:50:00Z">
              <w:rPr/>
            </w:rPrChange>
          </w:rPr>
          <w:t>Notably, a</w:t>
        </w:r>
      </w:ins>
      <w:r w:rsidRPr="00296DFB">
        <w:rPr>
          <w:szCs w:val="24"/>
          <w:rPrChange w:id="899" w:author="Author" w:date="2026-04-27T18:20:00Z" w16du:dateUtc="2026-04-27T12:50:00Z">
            <w:rPr/>
          </w:rPrChange>
        </w:rPr>
        <w:t xml:space="preserve"> combination of Morgan fingerprints, MACCS keys, and physicochemical descriptors consistently outperformed </w:t>
      </w:r>
      <w:ins w:id="900" w:author="Author" w:date="2026-04-26T21:20:00Z" w16du:dateUtc="2026-04-26T18:20:00Z">
        <w:r w:rsidRPr="00296DFB">
          <w:rPr>
            <w:rFonts w:ascii="Times New Roman" w:eastAsia="Times New Roman" w:hAnsi="Times New Roman" w:cs="Times New Roman"/>
            <w:szCs w:val="24"/>
          </w:rPr>
          <w:t xml:space="preserve">the </w:t>
        </w:r>
      </w:ins>
      <w:r w:rsidRPr="00296DFB">
        <w:rPr>
          <w:rFonts w:ascii="Times New Roman" w:hAnsi="Times New Roman"/>
          <w:szCs w:val="24"/>
          <w:rPrChange w:id="901" w:author="Author" w:date="2026-04-27T18:20:00Z" w16du:dateUtc="2026-04-27T12:50:00Z">
            <w:rPr>
              <w:rFonts w:ascii="Times New Roman" w:hAnsi="Times New Roman"/>
            </w:rPr>
          </w:rPrChange>
        </w:rPr>
        <w:lastRenderedPageBreak/>
        <w:t xml:space="preserve">individual representations, with the </w:t>
      </w:r>
      <w:del w:id="902" w:author="Author" w:date="2026-04-26T21:20:00Z" w16du:dateUtc="2026-04-26T18:20:00Z">
        <w:r w:rsidR="00647320" w:rsidRPr="00296DFB">
          <w:rPr>
            <w:szCs w:val="24"/>
            <w:rPrChange w:id="903" w:author="Author" w:date="2026-04-27T18:20:00Z" w16du:dateUtc="2026-04-27T12:50:00Z">
              <w:rPr/>
            </w:rPrChange>
          </w:rPr>
          <w:delText>best</w:delText>
        </w:r>
      </w:del>
      <w:ins w:id="904" w:author="Author" w:date="2026-04-26T21:20:00Z" w16du:dateUtc="2026-04-26T18:20:00Z">
        <w:r w:rsidRPr="00296DFB">
          <w:rPr>
            <w:szCs w:val="24"/>
            <w:rPrChange w:id="905" w:author="Author" w:date="2026-04-27T18:20:00Z" w16du:dateUtc="2026-04-27T12:50:00Z">
              <w:rPr/>
            </w:rPrChange>
          </w:rPr>
          <w:t>optimal</w:t>
        </w:r>
      </w:ins>
      <w:r w:rsidRPr="00296DFB">
        <w:rPr>
          <w:rFonts w:ascii="Times New Roman" w:hAnsi="Times New Roman"/>
          <w:szCs w:val="24"/>
          <w:rPrChange w:id="906" w:author="Author" w:date="2026-04-27T18:20:00Z" w16du:dateUtc="2026-04-27T12:50:00Z">
            <w:rPr>
              <w:rFonts w:ascii="Times New Roman" w:hAnsi="Times New Roman"/>
            </w:rPr>
          </w:rPrChange>
        </w:rPr>
        <w:t xml:space="preserve"> combined model achieving </w:t>
      </w:r>
      <w:del w:id="907" w:author="Author" w:date="2026-04-26T21:20:00Z" w16du:dateUtc="2026-04-26T18:20:00Z">
        <w:r w:rsidR="00647320" w:rsidRPr="00296DFB">
          <w:rPr>
            <w:szCs w:val="24"/>
            <w:rPrChange w:id="908" w:author="Author" w:date="2026-04-27T18:20:00Z" w16du:dateUtc="2026-04-27T12:50:00Z">
              <w:rPr/>
            </w:rPrChange>
          </w:rPr>
          <w:delText>test R²</w:delText>
        </w:r>
      </w:del>
      <w:ins w:id="909" w:author="Author" w:date="2026-04-26T21:20:00Z" w16du:dateUtc="2026-04-26T18:20:00Z">
        <w:r w:rsidRPr="00296DFB">
          <w:rPr>
            <w:szCs w:val="24"/>
            <w:rPrChange w:id="910" w:author="Author" w:date="2026-04-27T18:20:00Z" w16du:dateUtc="2026-04-27T12:50:00Z">
              <w:rPr/>
            </w:rPrChange>
          </w:rPr>
          <w:t>R</w:t>
        </w:r>
        <w:r w:rsidRPr="00296DFB">
          <w:rPr>
            <w:szCs w:val="24"/>
            <w:vertAlign w:val="superscript"/>
            <w:rPrChange w:id="911" w:author="Author" w:date="2026-04-27T18:20:00Z" w16du:dateUtc="2026-04-27T12:50:00Z">
              <w:rPr>
                <w:vertAlign w:val="superscript"/>
              </w:rPr>
            </w:rPrChange>
          </w:rPr>
          <w:t>2</w:t>
        </w:r>
      </w:ins>
      <w:r w:rsidRPr="00296DFB">
        <w:rPr>
          <w:szCs w:val="24"/>
          <w:rPrChange w:id="912" w:author="Author" w:date="2026-04-27T18:20:00Z" w16du:dateUtc="2026-04-27T12:50:00Z">
            <w:rPr/>
          </w:rPrChange>
        </w:rPr>
        <w:t xml:space="preserve"> = 0.817 (RMSE = 1.454). An extended analysis with 1,135 Mordred and RDKit descriptors further improved </w:t>
      </w:r>
      <w:ins w:id="913" w:author="Author" w:date="2026-04-26T21:20:00Z" w16du:dateUtc="2026-04-26T18:20:00Z">
        <w:r w:rsidRPr="00296DFB">
          <w:rPr>
            <w:rFonts w:ascii="Times New Roman" w:eastAsia="Times New Roman" w:hAnsi="Times New Roman" w:cs="Times New Roman"/>
            <w:szCs w:val="24"/>
          </w:rPr>
          <w:t xml:space="preserve">the </w:t>
        </w:r>
      </w:ins>
      <w:r w:rsidRPr="00296DFB">
        <w:rPr>
          <w:rFonts w:ascii="Times New Roman" w:hAnsi="Times New Roman"/>
          <w:szCs w:val="24"/>
          <w:rPrChange w:id="914" w:author="Author" w:date="2026-04-27T18:20:00Z" w16du:dateUtc="2026-04-27T12:50:00Z">
            <w:rPr>
              <w:rFonts w:ascii="Times New Roman" w:hAnsi="Times New Roman"/>
            </w:rPr>
          </w:rPrChange>
        </w:rPr>
        <w:t xml:space="preserve">prediction accuracy to </w:t>
      </w:r>
      <w:del w:id="915" w:author="Author" w:date="2026-04-26T21:20:00Z" w16du:dateUtc="2026-04-26T18:20:00Z">
        <w:r w:rsidR="00647320" w:rsidRPr="00296DFB">
          <w:rPr>
            <w:szCs w:val="24"/>
            <w:rPrChange w:id="916" w:author="Author" w:date="2026-04-27T18:20:00Z" w16du:dateUtc="2026-04-27T12:50:00Z">
              <w:rPr/>
            </w:rPrChange>
          </w:rPr>
          <w:delText>test R²</w:delText>
        </w:r>
      </w:del>
      <w:ins w:id="917" w:author="Author" w:date="2026-04-26T21:20:00Z" w16du:dateUtc="2026-04-26T18:20:00Z">
        <w:r w:rsidRPr="00296DFB">
          <w:rPr>
            <w:szCs w:val="24"/>
            <w:rPrChange w:id="918" w:author="Author" w:date="2026-04-27T18:20:00Z" w16du:dateUtc="2026-04-27T12:50:00Z">
              <w:rPr/>
            </w:rPrChange>
          </w:rPr>
          <w:t>R</w:t>
        </w:r>
        <w:r w:rsidRPr="00296DFB">
          <w:rPr>
            <w:szCs w:val="24"/>
            <w:vertAlign w:val="superscript"/>
            <w:rPrChange w:id="919" w:author="Author" w:date="2026-04-27T18:20:00Z" w16du:dateUtc="2026-04-27T12:50:00Z">
              <w:rPr>
                <w:vertAlign w:val="superscript"/>
              </w:rPr>
            </w:rPrChange>
          </w:rPr>
          <w:t>2</w:t>
        </w:r>
      </w:ins>
      <w:r w:rsidRPr="00296DFB">
        <w:rPr>
          <w:szCs w:val="24"/>
          <w:rPrChange w:id="920" w:author="Author" w:date="2026-04-27T18:20:00Z" w16du:dateUtc="2026-04-27T12:50:00Z">
            <w:rPr/>
          </w:rPrChange>
        </w:rPr>
        <w:t xml:space="preserve"> = 0.829 (RMSE = 1.404). </w:t>
      </w:r>
      <w:del w:id="921" w:author="Author" w:date="2026-04-26T21:20:00Z" w16du:dateUtc="2026-04-26T18:20:00Z">
        <w:r w:rsidR="00647320" w:rsidRPr="00296DFB">
          <w:rPr>
            <w:szCs w:val="24"/>
            <w:rPrChange w:id="922" w:author="Author" w:date="2026-04-27T18:20:00Z" w16du:dateUtc="2026-04-27T12:50:00Z">
              <w:rPr/>
            </w:rPrChange>
          </w:rPr>
          <w:delText>Feature</w:delText>
        </w:r>
      </w:del>
      <w:ins w:id="923" w:author="Author" w:date="2026-04-26T21:20:00Z" w16du:dateUtc="2026-04-26T18:20:00Z">
        <w:r w:rsidRPr="00296DFB">
          <w:rPr>
            <w:szCs w:val="24"/>
            <w:rPrChange w:id="924" w:author="Author" w:date="2026-04-27T18:20:00Z" w16du:dateUtc="2026-04-27T12:50:00Z">
              <w:rPr/>
            </w:rPrChange>
          </w:rPr>
          <w:t>Furthermore, feature</w:t>
        </w:r>
      </w:ins>
      <w:r w:rsidRPr="00296DFB">
        <w:rPr>
          <w:szCs w:val="24"/>
          <w:rPrChange w:id="925" w:author="Author" w:date="2026-04-27T18:20:00Z" w16du:dateUtc="2026-04-27T12:50:00Z">
            <w:rPr/>
          </w:rPrChange>
        </w:rPr>
        <w:t xml:space="preserve"> importance analysis revealed that</w:t>
      </w:r>
      <w:ins w:id="926" w:author="Author" w:date="2026-04-26T21:20:00Z" w16du:dateUtc="2026-04-26T18:20:00Z">
        <w:r w:rsidRPr="00296DFB">
          <w:rPr>
            <w:szCs w:val="24"/>
            <w:rPrChange w:id="927" w:author="Author" w:date="2026-04-27T18:20:00Z" w16du:dateUtc="2026-04-27T12:50:00Z">
              <w:rPr/>
            </w:rPrChange>
          </w:rPr>
          <w:t xml:space="preserve"> </w:t>
        </w:r>
        <w:r w:rsidRPr="00296DFB">
          <w:rPr>
            <w:rFonts w:ascii="Times New Roman" w:eastAsia="Times New Roman" w:hAnsi="Times New Roman" w:cs="Times New Roman"/>
            <w:szCs w:val="24"/>
          </w:rPr>
          <w:t>the</w:t>
        </w:r>
      </w:ins>
      <w:r w:rsidRPr="00296DFB">
        <w:rPr>
          <w:rFonts w:ascii="Times New Roman" w:hAnsi="Times New Roman"/>
          <w:szCs w:val="24"/>
          <w:rPrChange w:id="928" w:author="Author" w:date="2026-04-27T18:20:00Z" w16du:dateUtc="2026-04-27T12:50:00Z">
            <w:rPr>
              <w:rFonts w:ascii="Times New Roman" w:hAnsi="Times New Roman"/>
            </w:rPr>
          </w:rPrChange>
        </w:rPr>
        <w:t xml:space="preserve"> acidic group count, spectral electronegativity descriptors, and aromatic amine fragments were the most influential predictors,</w:t>
      </w:r>
      <w:r w:rsidRPr="00296DFB">
        <w:rPr>
          <w:szCs w:val="24"/>
          <w:rPrChange w:id="929" w:author="Author" w:date="2026-04-27T18:20:00Z" w16du:dateUtc="2026-04-27T12:50:00Z">
            <w:rPr/>
          </w:rPrChange>
        </w:rPr>
        <w:t xml:space="preserve"> </w:t>
      </w:r>
      <w:del w:id="930" w:author="Author" w:date="2026-04-26T21:20:00Z" w16du:dateUtc="2026-04-26T18:20:00Z">
        <w:r w:rsidR="00647320" w:rsidRPr="00296DFB">
          <w:rPr>
            <w:szCs w:val="24"/>
            <w:rPrChange w:id="931" w:author="Author" w:date="2026-04-27T18:20:00Z" w16du:dateUtc="2026-04-27T12:50:00Z">
              <w:rPr/>
            </w:rPrChange>
          </w:rPr>
          <w:delText>aligning</w:delText>
        </w:r>
      </w:del>
      <w:ins w:id="932" w:author="Author" w:date="2026-04-26T21:20:00Z" w16du:dateUtc="2026-04-26T18:20:00Z">
        <w:r w:rsidRPr="00296DFB">
          <w:rPr>
            <w:szCs w:val="24"/>
            <w:rPrChange w:id="933" w:author="Author" w:date="2026-04-27T18:20:00Z" w16du:dateUtc="2026-04-27T12:50:00Z">
              <w:rPr/>
            </w:rPrChange>
          </w:rPr>
          <w:t>consistent</w:t>
        </w:r>
      </w:ins>
      <w:r w:rsidRPr="00296DFB">
        <w:rPr>
          <w:rFonts w:ascii="Times New Roman" w:hAnsi="Times New Roman"/>
          <w:szCs w:val="24"/>
          <w:rPrChange w:id="934" w:author="Author" w:date="2026-04-27T18:20:00Z" w16du:dateUtc="2026-04-27T12:50:00Z">
            <w:rPr>
              <w:rFonts w:ascii="Times New Roman" w:hAnsi="Times New Roman"/>
            </w:rPr>
          </w:rPrChange>
        </w:rPr>
        <w:t xml:space="preserve"> </w:t>
      </w:r>
      <w:r w:rsidRPr="00296DFB">
        <w:rPr>
          <w:szCs w:val="24"/>
          <w:rPrChange w:id="935" w:author="Author" w:date="2026-04-27T18:20:00Z" w16du:dateUtc="2026-04-27T12:50:00Z">
            <w:rPr/>
          </w:rPrChange>
        </w:rPr>
        <w:t xml:space="preserve">with </w:t>
      </w:r>
      <w:r w:rsidRPr="00296DFB">
        <w:rPr>
          <w:rFonts w:ascii="Times New Roman" w:hAnsi="Times New Roman"/>
          <w:szCs w:val="24"/>
          <w:rPrChange w:id="936" w:author="Author" w:date="2026-04-27T18:20:00Z" w16du:dateUtc="2026-04-27T12:50:00Z">
            <w:rPr>
              <w:rFonts w:ascii="Times New Roman" w:hAnsi="Times New Roman"/>
            </w:rPr>
          </w:rPrChange>
        </w:rPr>
        <w:t>established chemical theory of acid–base equilibria.</w:t>
      </w:r>
    </w:p>
    <w:p w14:paraId="474794AA" w14:textId="4079B263" w:rsidR="00FA4410" w:rsidRPr="00296DFB" w:rsidRDefault="00FA4410" w:rsidP="00296DFB">
      <w:pPr>
        <w:spacing w:after="200"/>
        <w:ind w:left="0"/>
        <w:rPr>
          <w:szCs w:val="24"/>
          <w:rPrChange w:id="937" w:author="Author" w:date="2026-04-27T18:20:00Z" w16du:dateUtc="2026-04-27T12:50:00Z">
            <w:rPr/>
          </w:rPrChange>
        </w:rPr>
        <w:pPrChange w:id="938" w:author="Author" w:date="2026-04-27T18:20:00Z" w16du:dateUtc="2026-04-27T12:50:00Z">
          <w:pPr>
            <w:spacing w:after="200" w:line="360" w:lineRule="auto"/>
            <w:ind w:left="0"/>
          </w:pPr>
        </w:pPrChange>
      </w:pPr>
      <w:ins w:id="939" w:author="Author" w:date="2026-04-26T21:20:00Z" w16du:dateUtc="2026-04-26T18:20:00Z">
        <w:r w:rsidRPr="00296DFB">
          <w:rPr>
            <w:szCs w:val="24"/>
            <w:rPrChange w:id="940" w:author="Author" w:date="2026-04-27T18:20:00Z" w16du:dateUtc="2026-04-27T12:50:00Z">
              <w:rPr/>
            </w:rPrChange>
          </w:rPr>
          <w:t xml:space="preserve"> </w:t>
        </w:r>
      </w:ins>
      <w:r w:rsidRPr="00296DFB">
        <w:rPr>
          <w:szCs w:val="24"/>
          <w:rPrChange w:id="941" w:author="Author" w:date="2026-04-27T18:20:00Z" w16du:dateUtc="2026-04-27T12:50:00Z">
            <w:rPr/>
          </w:rPrChange>
        </w:rPr>
        <w:t>These findings demonstrate that descriptor fusion is a simple yet effective strategy for improving pKa prediction accuracy</w:t>
      </w:r>
      <w:del w:id="942" w:author="Author" w:date="2026-04-26T21:20:00Z" w16du:dateUtc="2026-04-26T18:20:00Z">
        <w:r w:rsidR="00647320" w:rsidRPr="00296DFB">
          <w:rPr>
            <w:szCs w:val="24"/>
            <w:rPrChange w:id="943" w:author="Author" w:date="2026-04-27T18:20:00Z" w16du:dateUtc="2026-04-27T12:50:00Z">
              <w:rPr/>
            </w:rPrChange>
          </w:rPr>
          <w:delText>,</w:delText>
        </w:r>
      </w:del>
      <w:r w:rsidRPr="00296DFB">
        <w:rPr>
          <w:szCs w:val="24"/>
          <w:rPrChange w:id="944" w:author="Author" w:date="2026-04-27T18:20:00Z" w16du:dateUtc="2026-04-27T12:50:00Z">
            <w:rPr/>
          </w:rPrChange>
        </w:rPr>
        <w:t xml:space="preserve"> and that XGBoost offers a computationally efficient and interpretable framework suitable for large-scale virtual screening. Future </w:t>
      </w:r>
      <w:del w:id="945" w:author="Author" w:date="2026-04-26T21:20:00Z" w16du:dateUtc="2026-04-26T18:20:00Z">
        <w:r w:rsidR="00647320" w:rsidRPr="00296DFB">
          <w:rPr>
            <w:szCs w:val="24"/>
            <w:rPrChange w:id="946" w:author="Author" w:date="2026-04-27T18:20:00Z" w16du:dateUtc="2026-04-27T12:50:00Z">
              <w:rPr/>
            </w:rPrChange>
          </w:rPr>
          <w:delText>work</w:delText>
        </w:r>
      </w:del>
      <w:ins w:id="947" w:author="Author" w:date="2026-04-26T21:20:00Z" w16du:dateUtc="2026-04-26T18:20:00Z">
        <w:r w:rsidRPr="00296DFB">
          <w:rPr>
            <w:szCs w:val="24"/>
            <w:rPrChange w:id="948" w:author="Author" w:date="2026-04-27T18:20:00Z" w16du:dateUtc="2026-04-27T12:50:00Z">
              <w:rPr/>
            </w:rPrChange>
          </w:rPr>
          <w:t>studies</w:t>
        </w:r>
      </w:ins>
      <w:r w:rsidRPr="00296DFB">
        <w:rPr>
          <w:szCs w:val="24"/>
          <w:rPrChange w:id="949" w:author="Author" w:date="2026-04-27T18:20:00Z" w16du:dateUtc="2026-04-27T12:50:00Z">
            <w:rPr/>
          </w:rPrChange>
        </w:rPr>
        <w:t xml:space="preserve"> should explore the application of these models to external validation sets, the integration of three-dimensional molecular descriptors, and </w:t>
      </w:r>
      <w:del w:id="950" w:author="Author" w:date="2026-04-26T21:20:00Z" w16du:dateUtc="2026-04-26T18:20:00Z">
        <w:r w:rsidR="00647320" w:rsidRPr="00296DFB">
          <w:rPr>
            <w:szCs w:val="24"/>
            <w:rPrChange w:id="951" w:author="Author" w:date="2026-04-27T18:20:00Z" w16du:dateUtc="2026-04-27T12:50:00Z">
              <w:rPr/>
            </w:rPrChange>
          </w:rPr>
          <w:delText>the comparison</w:delText>
        </w:r>
      </w:del>
      <w:ins w:id="952" w:author="Author" w:date="2026-04-26T21:20:00Z" w16du:dateUtc="2026-04-26T18:20:00Z">
        <w:r w:rsidRPr="00296DFB">
          <w:rPr>
            <w:szCs w:val="24"/>
            <w:rPrChange w:id="953" w:author="Author" w:date="2026-04-27T18:20:00Z" w16du:dateUtc="2026-04-27T12:50:00Z">
              <w:rPr/>
            </w:rPrChange>
          </w:rPr>
          <w:t>comparison</w:t>
        </w:r>
        <w:r w:rsidRPr="00296DFB">
          <w:rPr>
            <w:rFonts w:ascii="Times New Roman" w:eastAsia="Times New Roman" w:hAnsi="Times New Roman" w:cs="Times New Roman"/>
            <w:szCs w:val="24"/>
          </w:rPr>
          <w:t>s</w:t>
        </w:r>
      </w:ins>
      <w:r w:rsidRPr="00296DFB">
        <w:rPr>
          <w:rFonts w:ascii="Times New Roman" w:hAnsi="Times New Roman"/>
          <w:szCs w:val="24"/>
          <w:rPrChange w:id="954" w:author="Author" w:date="2026-04-27T18:20:00Z" w16du:dateUtc="2026-04-27T12:50:00Z">
            <w:rPr>
              <w:rFonts w:ascii="Times New Roman" w:hAnsi="Times New Roman"/>
            </w:rPr>
          </w:rPrChange>
        </w:rPr>
        <w:t xml:space="preserve"> with graph neural network approaches to further advance the field.</w:t>
      </w:r>
    </w:p>
    <w:p w14:paraId="201F1B92" w14:textId="77777777" w:rsidR="00FA4410" w:rsidRPr="00296DFB" w:rsidRDefault="00FA4410" w:rsidP="00296DFB">
      <w:pPr>
        <w:pStyle w:val="Heading1"/>
        <w:numPr>
          <w:ilvl w:val="0"/>
          <w:numId w:val="0"/>
        </w:numPr>
        <w:ind w:left="360" w:hanging="360"/>
        <w:rPr>
          <w:rFonts w:cs="Arial"/>
          <w:szCs w:val="24"/>
        </w:rPr>
        <w:pPrChange w:id="955" w:author="Author" w:date="2026-04-27T18:20:00Z" w16du:dateUtc="2026-04-27T12:50:00Z">
          <w:pPr>
            <w:pStyle w:val="Heading1"/>
            <w:spacing w:line="360" w:lineRule="auto"/>
          </w:pPr>
        </w:pPrChange>
      </w:pPr>
      <w:r w:rsidRPr="00296DFB">
        <w:rPr>
          <w:rFonts w:cs="Arial"/>
          <w:szCs w:val="24"/>
        </w:rPr>
        <w:t>Acknowledgements</w:t>
      </w:r>
    </w:p>
    <w:p w14:paraId="64717366" w14:textId="60A0B630" w:rsidR="00FA4410" w:rsidRPr="00296DFB" w:rsidRDefault="00FA4410" w:rsidP="00296DFB">
      <w:pPr>
        <w:spacing w:after="200"/>
        <w:rPr>
          <w:szCs w:val="24"/>
          <w:rPrChange w:id="956" w:author="Author" w:date="2026-04-27T18:20:00Z" w16du:dateUtc="2026-04-27T12:50:00Z">
            <w:rPr/>
          </w:rPrChange>
        </w:rPr>
        <w:pPrChange w:id="957" w:author="Author" w:date="2026-04-27T18:20:00Z" w16du:dateUtc="2026-04-27T12:50:00Z">
          <w:pPr>
            <w:spacing w:after="200" w:line="360" w:lineRule="auto"/>
          </w:pPr>
        </w:pPrChange>
      </w:pPr>
      <w:r w:rsidRPr="00296DFB">
        <w:rPr>
          <w:szCs w:val="24"/>
          <w:rPrChange w:id="958" w:author="Author" w:date="2026-04-27T18:20:00Z" w16du:dateUtc="2026-04-27T12:50:00Z">
            <w:rPr/>
          </w:rPrChange>
        </w:rPr>
        <w:t xml:space="preserve">The authors acknowledge the support provided by </w:t>
      </w:r>
      <w:ins w:id="959" w:author="Author" w:date="2026-04-26T21:20:00Z" w16du:dateUtc="2026-04-26T18:20:00Z">
        <w:r w:rsidRPr="00296DFB">
          <w:rPr>
            <w:rFonts w:ascii="Times New Roman" w:eastAsia="Times New Roman" w:hAnsi="Times New Roman" w:cs="Times New Roman"/>
            <w:szCs w:val="24"/>
          </w:rPr>
          <w:t xml:space="preserve">the </w:t>
        </w:r>
      </w:ins>
      <w:r w:rsidRPr="00296DFB">
        <w:rPr>
          <w:rFonts w:ascii="Times New Roman" w:hAnsi="Times New Roman"/>
          <w:szCs w:val="24"/>
          <w:rPrChange w:id="960" w:author="Author" w:date="2026-04-27T18:20:00Z" w16du:dateUtc="2026-04-27T12:50:00Z">
            <w:rPr>
              <w:rFonts w:ascii="Times New Roman" w:hAnsi="Times New Roman"/>
            </w:rPr>
          </w:rPrChange>
        </w:rPr>
        <w:t>King Fahd University of Petroleum and Minerals, Dhahran, Saudi Arabia. The authors</w:t>
      </w:r>
      <w:ins w:id="961" w:author="Author" w:date="2026-04-26T22:03:00Z" w16du:dateUtc="2026-04-26T19:03:00Z">
        <w:r w:rsidR="00C86DD4" w:rsidRPr="00296DFB">
          <w:rPr>
            <w:rFonts w:ascii="Times New Roman" w:hAnsi="Times New Roman"/>
            <w:szCs w:val="24"/>
            <w:rPrChange w:id="962" w:author="Author" w:date="2026-04-27T18:20:00Z" w16du:dateUtc="2026-04-27T12:50:00Z">
              <w:rPr>
                <w:rFonts w:ascii="Times New Roman" w:hAnsi="Times New Roman"/>
              </w:rPr>
            </w:rPrChange>
          </w:rPr>
          <w:t xml:space="preserve"> also</w:t>
        </w:r>
      </w:ins>
      <w:r w:rsidRPr="00296DFB">
        <w:rPr>
          <w:rFonts w:ascii="Times New Roman" w:hAnsi="Times New Roman"/>
          <w:szCs w:val="24"/>
          <w:rPrChange w:id="963" w:author="Author" w:date="2026-04-27T18:20:00Z" w16du:dateUtc="2026-04-27T12:50:00Z">
            <w:rPr>
              <w:rFonts w:ascii="Times New Roman" w:hAnsi="Times New Roman"/>
            </w:rPr>
          </w:rPrChange>
        </w:rPr>
        <w:t xml:space="preserve"> </w:t>
      </w:r>
      <w:del w:id="964" w:author="Author" w:date="2026-04-26T21:20:00Z" w16du:dateUtc="2026-04-26T18:20:00Z">
        <w:r w:rsidR="00647320" w:rsidRPr="00296DFB">
          <w:rPr>
            <w:szCs w:val="24"/>
            <w:rPrChange w:id="965" w:author="Author" w:date="2026-04-27T18:20:00Z" w16du:dateUtc="2026-04-27T12:50:00Z">
              <w:rPr/>
            </w:rPrChange>
          </w:rPr>
          <w:delText xml:space="preserve">also </w:delText>
        </w:r>
      </w:del>
      <w:r w:rsidRPr="00296DFB">
        <w:rPr>
          <w:szCs w:val="24"/>
          <w:rPrChange w:id="966" w:author="Author" w:date="2026-04-27T18:20:00Z" w16du:dateUtc="2026-04-27T12:50:00Z">
            <w:rPr/>
          </w:rPrChange>
        </w:rPr>
        <w:t xml:space="preserve">acknowledge the developers of the open-source software packages used in this </w:t>
      </w:r>
      <w:del w:id="967" w:author="Author" w:date="2026-04-26T21:20:00Z" w16du:dateUtc="2026-04-26T18:20:00Z">
        <w:r w:rsidR="00647320" w:rsidRPr="00296DFB">
          <w:rPr>
            <w:szCs w:val="24"/>
            <w:rPrChange w:id="968" w:author="Author" w:date="2026-04-27T18:20:00Z" w16du:dateUtc="2026-04-27T12:50:00Z">
              <w:rPr/>
            </w:rPrChange>
          </w:rPr>
          <w:delText>work</w:delText>
        </w:r>
      </w:del>
      <w:ins w:id="969" w:author="Author" w:date="2026-04-26T21:20:00Z" w16du:dateUtc="2026-04-26T18:20:00Z">
        <w:r w:rsidRPr="00296DFB">
          <w:rPr>
            <w:szCs w:val="24"/>
            <w:rPrChange w:id="970" w:author="Author" w:date="2026-04-27T18:20:00Z" w16du:dateUtc="2026-04-27T12:50:00Z">
              <w:rPr/>
            </w:rPrChange>
          </w:rPr>
          <w:t>study</w:t>
        </w:r>
      </w:ins>
      <w:r w:rsidRPr="00296DFB">
        <w:rPr>
          <w:szCs w:val="24"/>
          <w:rPrChange w:id="971" w:author="Author" w:date="2026-04-27T18:20:00Z" w16du:dateUtc="2026-04-27T12:50:00Z">
            <w:rPr/>
          </w:rPrChange>
        </w:rPr>
        <w:t xml:space="preserve">, including RDKit, Mordred, XGBoost, </w:t>
      </w:r>
      <w:del w:id="972" w:author="Author" w:date="2026-04-26T21:20:00Z" w16du:dateUtc="2026-04-26T18:20:00Z">
        <w:r w:rsidR="00647320" w:rsidRPr="00296DFB">
          <w:rPr>
            <w:szCs w:val="24"/>
            <w:rPrChange w:id="973" w:author="Author" w:date="2026-04-27T18:20:00Z" w16du:dateUtc="2026-04-27T12:50:00Z">
              <w:rPr/>
            </w:rPrChange>
          </w:rPr>
          <w:delText>scikit</w:delText>
        </w:r>
      </w:del>
      <w:ins w:id="974" w:author="Author" w:date="2026-04-26T21:20:00Z" w16du:dateUtc="2026-04-26T18:20:00Z">
        <w:r w:rsidRPr="00296DFB">
          <w:rPr>
            <w:szCs w:val="24"/>
            <w:rPrChange w:id="975" w:author="Author" w:date="2026-04-27T18:20:00Z" w16du:dateUtc="2026-04-27T12:50:00Z">
              <w:rPr/>
            </w:rPrChange>
          </w:rPr>
          <w:t>Scikit</w:t>
        </w:r>
      </w:ins>
      <w:r w:rsidRPr="00296DFB">
        <w:rPr>
          <w:szCs w:val="24"/>
          <w:rPrChange w:id="976" w:author="Author" w:date="2026-04-27T18:20:00Z" w16du:dateUtc="2026-04-27T12:50:00Z">
            <w:rPr/>
          </w:rPrChange>
        </w:rPr>
        <w:t>-learn, and DataWarrior.</w:t>
      </w:r>
    </w:p>
    <w:p w14:paraId="6F64F535" w14:textId="77777777" w:rsidR="00FA4410" w:rsidRPr="00647320" w:rsidRDefault="00FA4410">
      <w:pPr>
        <w:pStyle w:val="Heading1"/>
        <w:numPr>
          <w:ilvl w:val="0"/>
          <w:numId w:val="0"/>
        </w:numPr>
        <w:spacing w:line="360" w:lineRule="auto"/>
        <w:ind w:left="360" w:hanging="360"/>
        <w:rPr>
          <w:rFonts w:cs="Arial"/>
          <w:szCs w:val="24"/>
        </w:rPr>
        <w:pPrChange w:id="977" w:author="Author" w:date="2026-04-26T22:42:00Z" w16du:dateUtc="2026-04-26T19:42:00Z">
          <w:pPr>
            <w:pStyle w:val="Heading1"/>
            <w:spacing w:line="360" w:lineRule="auto"/>
          </w:pPr>
        </w:pPrChange>
      </w:pPr>
      <w:commentRangeStart w:id="978"/>
      <w:r w:rsidRPr="00FA4410">
        <w:rPr>
          <w:rFonts w:cs="Arial"/>
          <w:szCs w:val="24"/>
        </w:rPr>
        <w:t>References</w:t>
      </w:r>
      <w:commentRangeEnd w:id="978"/>
      <w:r w:rsidRPr="00647320">
        <w:rPr>
          <w:rStyle w:val="CommentReference"/>
          <w:rFonts w:cs="Arial"/>
          <w:sz w:val="24"/>
          <w:szCs w:val="24"/>
        </w:rPr>
        <w:commentReference w:id="978"/>
      </w:r>
    </w:p>
    <w:p w14:paraId="0F1FD457" w14:textId="77777777" w:rsidR="00FA4410" w:rsidRPr="00C00B8A" w:rsidRDefault="00FA4410" w:rsidP="00C00B8A">
      <w:pPr>
        <w:spacing w:after="80"/>
        <w:ind w:left="360" w:hanging="360"/>
        <w:rPr>
          <w:sz w:val="32"/>
          <w:szCs w:val="28"/>
          <w:rPrChange w:id="979" w:author="Author" w:date="2026-04-27T18:19:00Z" w16du:dateUtc="2026-04-27T12:49:00Z">
            <w:rPr/>
          </w:rPrChange>
        </w:rPr>
        <w:pPrChange w:id="980" w:author="Author" w:date="2026-04-27T18:19:00Z" w16du:dateUtc="2026-04-27T12:49:00Z">
          <w:pPr>
            <w:spacing w:after="80" w:line="280" w:lineRule="auto"/>
            <w:ind w:left="360" w:hanging="360"/>
          </w:pPr>
        </w:pPrChange>
      </w:pPr>
      <w:r w:rsidRPr="00C00B8A">
        <w:rPr>
          <w:szCs w:val="24"/>
          <w:rPrChange w:id="981" w:author="Author" w:date="2026-04-27T18:19:00Z" w16du:dateUtc="2026-04-27T12:49:00Z">
            <w:rPr>
              <w:sz w:val="20"/>
              <w:szCs w:val="20"/>
            </w:rPr>
          </w:rPrChange>
        </w:rPr>
        <w:t>1.  Mansouri, K. et al. Open-source QSAR models for pKa prediction using multiple machine learning approaches. J. Cheminform. 11, 60 (2019).</w:t>
      </w:r>
    </w:p>
    <w:p w14:paraId="5321B83D" w14:textId="77777777" w:rsidR="00FA4410" w:rsidRPr="00C00B8A" w:rsidRDefault="00FA4410" w:rsidP="00C00B8A">
      <w:pPr>
        <w:spacing w:after="80"/>
        <w:ind w:left="360" w:hanging="360"/>
        <w:rPr>
          <w:sz w:val="32"/>
          <w:szCs w:val="28"/>
          <w:rPrChange w:id="982" w:author="Author" w:date="2026-04-27T18:19:00Z" w16du:dateUtc="2026-04-27T12:49:00Z">
            <w:rPr/>
          </w:rPrChange>
        </w:rPr>
        <w:pPrChange w:id="983" w:author="Author" w:date="2026-04-27T18:19:00Z" w16du:dateUtc="2026-04-27T12:49:00Z">
          <w:pPr>
            <w:spacing w:after="80" w:line="280" w:lineRule="auto"/>
            <w:ind w:left="360" w:hanging="360"/>
          </w:pPr>
        </w:pPrChange>
      </w:pPr>
      <w:r w:rsidRPr="00C00B8A">
        <w:rPr>
          <w:szCs w:val="24"/>
          <w:rPrChange w:id="984" w:author="Author" w:date="2026-04-27T18:19:00Z" w16du:dateUtc="2026-04-27T12:49:00Z">
            <w:rPr>
              <w:sz w:val="20"/>
              <w:szCs w:val="20"/>
            </w:rPr>
          </w:rPrChange>
        </w:rPr>
        <w:t>2.  Göller, A. H. The art of atom descriptor design. Drug Discov. Today Technol. 32–33, 37–43 (2020).</w:t>
      </w:r>
    </w:p>
    <w:p w14:paraId="4FA5E390" w14:textId="77777777" w:rsidR="00FA4410" w:rsidRPr="00C00B8A" w:rsidRDefault="00FA4410" w:rsidP="00C00B8A">
      <w:pPr>
        <w:spacing w:after="80"/>
        <w:ind w:left="360" w:hanging="360"/>
        <w:rPr>
          <w:sz w:val="32"/>
          <w:szCs w:val="28"/>
          <w:rPrChange w:id="985" w:author="Author" w:date="2026-04-27T18:19:00Z" w16du:dateUtc="2026-04-27T12:49:00Z">
            <w:rPr/>
          </w:rPrChange>
        </w:rPr>
        <w:pPrChange w:id="986" w:author="Author" w:date="2026-04-27T18:19:00Z" w16du:dateUtc="2026-04-27T12:49:00Z">
          <w:pPr>
            <w:spacing w:after="80" w:line="280" w:lineRule="auto"/>
            <w:ind w:left="360" w:hanging="360"/>
          </w:pPr>
        </w:pPrChange>
      </w:pPr>
      <w:r w:rsidRPr="00C00B8A">
        <w:rPr>
          <w:szCs w:val="24"/>
          <w:rPrChange w:id="987" w:author="Author" w:date="2026-04-27T18:19:00Z" w16du:dateUtc="2026-04-27T12:49:00Z">
            <w:rPr>
              <w:sz w:val="20"/>
              <w:szCs w:val="20"/>
            </w:rPr>
          </w:rPrChange>
        </w:rPr>
        <w:lastRenderedPageBreak/>
        <w:t>3.  Lawler, R. et al. DFT–Machine learning approach for accurate prediction of pKa. J. Phys. Chem. A 125, 8712–8722 (2021).</w:t>
      </w:r>
    </w:p>
    <w:p w14:paraId="2A17D844" w14:textId="77777777" w:rsidR="00FA4410" w:rsidRPr="00C00B8A" w:rsidRDefault="00FA4410" w:rsidP="00C00B8A">
      <w:pPr>
        <w:spacing w:after="80"/>
        <w:ind w:left="360" w:hanging="360"/>
        <w:rPr>
          <w:sz w:val="32"/>
          <w:szCs w:val="28"/>
          <w:rPrChange w:id="988" w:author="Author" w:date="2026-04-27T18:19:00Z" w16du:dateUtc="2026-04-27T12:49:00Z">
            <w:rPr/>
          </w:rPrChange>
        </w:rPr>
        <w:pPrChange w:id="989" w:author="Author" w:date="2026-04-27T18:19:00Z" w16du:dateUtc="2026-04-27T12:49:00Z">
          <w:pPr>
            <w:spacing w:after="80" w:line="280" w:lineRule="auto"/>
            <w:ind w:left="360" w:hanging="360"/>
          </w:pPr>
        </w:pPrChange>
      </w:pPr>
      <w:r w:rsidRPr="00C00B8A">
        <w:rPr>
          <w:szCs w:val="24"/>
          <w:rPrChange w:id="990" w:author="Author" w:date="2026-04-27T18:19:00Z" w16du:dateUtc="2026-04-27T12:49:00Z">
            <w:rPr>
              <w:sz w:val="20"/>
              <w:szCs w:val="20"/>
            </w:rPr>
          </w:rPrChange>
        </w:rPr>
        <w:t>4.  Sanchez, A. J., Maier, S. &amp; Raghavachari, K. Leveraging DFT and molecular fragmentation for chemically accurate pKa prediction using machine learning. J. Chem. Inf. Model. 64, 712–723 (2024).</w:t>
      </w:r>
    </w:p>
    <w:p w14:paraId="6FD07115" w14:textId="77777777" w:rsidR="00FA4410" w:rsidRPr="00C00B8A" w:rsidRDefault="00FA4410" w:rsidP="00C00B8A">
      <w:pPr>
        <w:spacing w:after="80"/>
        <w:ind w:left="360" w:hanging="360"/>
        <w:rPr>
          <w:sz w:val="32"/>
          <w:szCs w:val="28"/>
          <w:rPrChange w:id="991" w:author="Author" w:date="2026-04-27T18:19:00Z" w16du:dateUtc="2026-04-27T12:49:00Z">
            <w:rPr/>
          </w:rPrChange>
        </w:rPr>
        <w:pPrChange w:id="992" w:author="Author" w:date="2026-04-27T18:19:00Z" w16du:dateUtc="2026-04-27T12:49:00Z">
          <w:pPr>
            <w:spacing w:after="80" w:line="280" w:lineRule="auto"/>
            <w:ind w:left="360" w:hanging="360"/>
          </w:pPr>
        </w:pPrChange>
      </w:pPr>
      <w:r w:rsidRPr="00C00B8A">
        <w:rPr>
          <w:szCs w:val="24"/>
          <w:rPrChange w:id="993" w:author="Author" w:date="2026-04-27T18:19:00Z" w16du:dateUtc="2026-04-27T12:49:00Z">
            <w:rPr>
              <w:sz w:val="20"/>
              <w:szCs w:val="20"/>
            </w:rPr>
          </w:rPrChange>
        </w:rPr>
        <w:t>5.  Tropsha, A. Best practices for QSAR model development, validation, and exploitation. Mol. Inform. 29, 476–488 (2010).</w:t>
      </w:r>
    </w:p>
    <w:p w14:paraId="2A8F1E4D" w14:textId="77777777" w:rsidR="00FA4410" w:rsidRPr="00C00B8A" w:rsidRDefault="00FA4410" w:rsidP="00C00B8A">
      <w:pPr>
        <w:spacing w:after="80"/>
        <w:ind w:left="360" w:hanging="360"/>
        <w:rPr>
          <w:sz w:val="32"/>
          <w:szCs w:val="28"/>
          <w:rPrChange w:id="994" w:author="Author" w:date="2026-04-27T18:19:00Z" w16du:dateUtc="2026-04-27T12:49:00Z">
            <w:rPr/>
          </w:rPrChange>
        </w:rPr>
        <w:pPrChange w:id="995" w:author="Author" w:date="2026-04-27T18:19:00Z" w16du:dateUtc="2026-04-27T12:49:00Z">
          <w:pPr>
            <w:spacing w:after="80" w:line="280" w:lineRule="auto"/>
            <w:ind w:left="360" w:hanging="360"/>
          </w:pPr>
        </w:pPrChange>
      </w:pPr>
      <w:r w:rsidRPr="00C00B8A">
        <w:rPr>
          <w:szCs w:val="24"/>
          <w:rPrChange w:id="996" w:author="Author" w:date="2026-04-27T18:19:00Z" w16du:dateUtc="2026-04-27T12:49:00Z">
            <w:rPr>
              <w:sz w:val="20"/>
              <w:szCs w:val="20"/>
            </w:rPr>
          </w:rPrChange>
        </w:rPr>
        <w:t>6.  Chen, T. &amp; Guestrin, C. XGBoost: A scalable tree boosting system. Proc. 22nd ACM SIGKDD Int. Conf. Knowl. Discov. Data Min. 785–794 (2016).</w:t>
      </w:r>
    </w:p>
    <w:p w14:paraId="4F8A4A8F" w14:textId="77777777" w:rsidR="00FA4410" w:rsidRPr="00C00B8A" w:rsidRDefault="00FA4410" w:rsidP="00C00B8A">
      <w:pPr>
        <w:spacing w:after="80"/>
        <w:ind w:left="360" w:hanging="360"/>
        <w:rPr>
          <w:sz w:val="32"/>
          <w:szCs w:val="28"/>
          <w:rPrChange w:id="997" w:author="Author" w:date="2026-04-27T18:19:00Z" w16du:dateUtc="2026-04-27T12:49:00Z">
            <w:rPr/>
          </w:rPrChange>
        </w:rPr>
        <w:pPrChange w:id="998" w:author="Author" w:date="2026-04-27T18:19:00Z" w16du:dateUtc="2026-04-27T12:49:00Z">
          <w:pPr>
            <w:spacing w:after="80" w:line="280" w:lineRule="auto"/>
            <w:ind w:left="360" w:hanging="360"/>
          </w:pPr>
        </w:pPrChange>
      </w:pPr>
      <w:r w:rsidRPr="00C00B8A">
        <w:rPr>
          <w:szCs w:val="24"/>
          <w:rPrChange w:id="999" w:author="Author" w:date="2026-04-27T18:19:00Z" w16du:dateUtc="2026-04-27T12:49:00Z">
            <w:rPr>
              <w:sz w:val="20"/>
              <w:szCs w:val="20"/>
            </w:rPr>
          </w:rPrChange>
        </w:rPr>
        <w:t>7.  Boldini, D. et al. Practical guidelines for the use of gradient boosting for molecular property prediction. J. Cheminform. 15, 73 (2023).</w:t>
      </w:r>
    </w:p>
    <w:p w14:paraId="075B40F2" w14:textId="77777777" w:rsidR="00FA4410" w:rsidRPr="00C00B8A" w:rsidRDefault="00FA4410" w:rsidP="00C00B8A">
      <w:pPr>
        <w:spacing w:after="80"/>
        <w:ind w:left="360" w:hanging="360"/>
        <w:rPr>
          <w:sz w:val="32"/>
          <w:szCs w:val="28"/>
          <w:rPrChange w:id="1000" w:author="Author" w:date="2026-04-27T18:19:00Z" w16du:dateUtc="2026-04-27T12:49:00Z">
            <w:rPr/>
          </w:rPrChange>
        </w:rPr>
        <w:pPrChange w:id="1001" w:author="Author" w:date="2026-04-27T18:19:00Z" w16du:dateUtc="2026-04-27T12:49:00Z">
          <w:pPr>
            <w:spacing w:after="80" w:line="280" w:lineRule="auto"/>
            <w:ind w:left="360" w:hanging="360"/>
          </w:pPr>
        </w:pPrChange>
      </w:pPr>
      <w:r w:rsidRPr="00C00B8A">
        <w:rPr>
          <w:szCs w:val="24"/>
          <w:rPrChange w:id="1002" w:author="Author" w:date="2026-04-27T18:19:00Z" w16du:dateUtc="2026-04-27T12:49:00Z">
            <w:rPr>
              <w:sz w:val="20"/>
              <w:szCs w:val="20"/>
            </w:rPr>
          </w:rPrChange>
        </w:rPr>
        <w:t>8.  Rogers, D. &amp; Hahn, M. Extended-connectivity fingerprints. J. Chem. Inf. Model. 50, 742–754 (2010).</w:t>
      </w:r>
    </w:p>
    <w:p w14:paraId="52D73418" w14:textId="77777777" w:rsidR="00FA4410" w:rsidRPr="00C00B8A" w:rsidRDefault="00FA4410" w:rsidP="00C00B8A">
      <w:pPr>
        <w:spacing w:after="80"/>
        <w:ind w:left="360" w:hanging="360"/>
        <w:rPr>
          <w:sz w:val="32"/>
          <w:szCs w:val="28"/>
          <w:rPrChange w:id="1003" w:author="Author" w:date="2026-04-27T18:19:00Z" w16du:dateUtc="2026-04-27T12:49:00Z">
            <w:rPr/>
          </w:rPrChange>
        </w:rPr>
        <w:pPrChange w:id="1004" w:author="Author" w:date="2026-04-27T18:19:00Z" w16du:dateUtc="2026-04-27T12:49:00Z">
          <w:pPr>
            <w:spacing w:after="80" w:line="280" w:lineRule="auto"/>
            <w:ind w:left="360" w:hanging="360"/>
          </w:pPr>
        </w:pPrChange>
      </w:pPr>
      <w:r w:rsidRPr="00C00B8A">
        <w:rPr>
          <w:szCs w:val="24"/>
          <w:rPrChange w:id="1005" w:author="Author" w:date="2026-04-27T18:19:00Z" w16du:dateUtc="2026-04-27T12:49:00Z">
            <w:rPr>
              <w:sz w:val="20"/>
              <w:szCs w:val="20"/>
            </w:rPr>
          </w:rPrChange>
        </w:rPr>
        <w:t>9.  Durant, J. L., Leland, B. A., Henry, D. R. &amp; Nourse, J. G. Reoptimization of MDL keys for use in drug discovery. J. Chem. Inf. Comput. Sci. 42, 1273–1280 (2002).</w:t>
      </w:r>
    </w:p>
    <w:p w14:paraId="24F64EB1" w14:textId="77777777" w:rsidR="00FA4410" w:rsidRPr="00C00B8A" w:rsidRDefault="00FA4410" w:rsidP="00C00B8A">
      <w:pPr>
        <w:spacing w:after="80"/>
        <w:ind w:left="360" w:hanging="360"/>
        <w:rPr>
          <w:sz w:val="32"/>
          <w:szCs w:val="28"/>
          <w:rPrChange w:id="1006" w:author="Author" w:date="2026-04-27T18:19:00Z" w16du:dateUtc="2026-04-27T12:49:00Z">
            <w:rPr/>
          </w:rPrChange>
        </w:rPr>
        <w:pPrChange w:id="1007" w:author="Author" w:date="2026-04-27T18:19:00Z" w16du:dateUtc="2026-04-27T12:49:00Z">
          <w:pPr>
            <w:spacing w:after="80" w:line="280" w:lineRule="auto"/>
            <w:ind w:left="360" w:hanging="360"/>
          </w:pPr>
        </w:pPrChange>
      </w:pPr>
      <w:r w:rsidRPr="00C00B8A">
        <w:rPr>
          <w:szCs w:val="24"/>
          <w:rPrChange w:id="1008" w:author="Author" w:date="2026-04-27T18:19:00Z" w16du:dateUtc="2026-04-27T12:49:00Z">
            <w:rPr>
              <w:sz w:val="20"/>
              <w:szCs w:val="20"/>
            </w:rPr>
          </w:rPrChange>
        </w:rPr>
        <w:t>10.  Moriwaki, H., Tian, Y.-S., Kawashita, N. &amp; Takagi, T. Mordred: a molecular descriptor calculator. J. Cheminform. 10, 4 (2018).</w:t>
      </w:r>
    </w:p>
    <w:p w14:paraId="1835AB34" w14:textId="77777777" w:rsidR="00FA4410" w:rsidRPr="00C00B8A" w:rsidRDefault="00FA4410" w:rsidP="00C00B8A">
      <w:pPr>
        <w:spacing w:after="80"/>
        <w:ind w:left="360" w:hanging="360"/>
        <w:rPr>
          <w:sz w:val="32"/>
          <w:szCs w:val="28"/>
          <w:rPrChange w:id="1009" w:author="Author" w:date="2026-04-27T18:19:00Z" w16du:dateUtc="2026-04-27T12:49:00Z">
            <w:rPr/>
          </w:rPrChange>
        </w:rPr>
        <w:pPrChange w:id="1010" w:author="Author" w:date="2026-04-27T18:19:00Z" w16du:dateUtc="2026-04-27T12:49:00Z">
          <w:pPr>
            <w:spacing w:after="80" w:line="280" w:lineRule="auto"/>
            <w:ind w:left="360" w:hanging="360"/>
          </w:pPr>
        </w:pPrChange>
      </w:pPr>
      <w:r w:rsidRPr="00C00B8A">
        <w:rPr>
          <w:szCs w:val="24"/>
          <w:rPrChange w:id="1011" w:author="Author" w:date="2026-04-27T18:19:00Z" w16du:dateUtc="2026-04-27T12:49:00Z">
            <w:rPr>
              <w:sz w:val="20"/>
              <w:szCs w:val="20"/>
            </w:rPr>
          </w:rPrChange>
        </w:rPr>
        <w:t>11.  Sander, T., Freyss, J., von Korff, M. &amp; Rufener, C. DataWarrior: an open-source program for chemistry aware data visualization and analysis. J. Chem. Inf. Model. 55, 460–473 (2015).</w:t>
      </w:r>
    </w:p>
    <w:p w14:paraId="5DF5A7A1" w14:textId="77777777" w:rsidR="00FA4410" w:rsidRPr="00C00B8A" w:rsidRDefault="00FA4410" w:rsidP="00C00B8A">
      <w:pPr>
        <w:spacing w:after="80"/>
        <w:ind w:left="360" w:hanging="360"/>
        <w:rPr>
          <w:sz w:val="32"/>
          <w:szCs w:val="28"/>
          <w:rPrChange w:id="1012" w:author="Author" w:date="2026-04-27T18:19:00Z" w16du:dateUtc="2026-04-27T12:49:00Z">
            <w:rPr/>
          </w:rPrChange>
        </w:rPr>
        <w:pPrChange w:id="1013" w:author="Author" w:date="2026-04-27T18:19:00Z" w16du:dateUtc="2026-04-27T12:49:00Z">
          <w:pPr>
            <w:spacing w:after="80" w:line="280" w:lineRule="auto"/>
            <w:ind w:left="360" w:hanging="360"/>
          </w:pPr>
        </w:pPrChange>
      </w:pPr>
      <w:r w:rsidRPr="00C00B8A">
        <w:rPr>
          <w:szCs w:val="24"/>
          <w:rPrChange w:id="1014" w:author="Author" w:date="2026-04-27T18:19:00Z" w16du:dateUtc="2026-04-27T12:49:00Z">
            <w:rPr>
              <w:sz w:val="20"/>
              <w:szCs w:val="20"/>
            </w:rPr>
          </w:rPrChange>
        </w:rPr>
        <w:t>12.  Yang, Q. et al. Holistic prediction of the pKa in diverse solvents based on a machine-learning approach. Angew. Chem. Int. Ed. 59, 19282–19291 (2020).</w:t>
      </w:r>
    </w:p>
    <w:p w14:paraId="342CBF1B" w14:textId="77777777" w:rsidR="00FA4410" w:rsidRPr="00C00B8A" w:rsidRDefault="00FA4410" w:rsidP="00C00B8A">
      <w:pPr>
        <w:spacing w:after="80"/>
        <w:ind w:left="360" w:hanging="360"/>
        <w:rPr>
          <w:sz w:val="32"/>
          <w:szCs w:val="28"/>
          <w:rPrChange w:id="1015" w:author="Author" w:date="2026-04-27T18:19:00Z" w16du:dateUtc="2026-04-27T12:49:00Z">
            <w:rPr/>
          </w:rPrChange>
        </w:rPr>
        <w:pPrChange w:id="1016" w:author="Author" w:date="2026-04-27T18:19:00Z" w16du:dateUtc="2026-04-27T12:49:00Z">
          <w:pPr>
            <w:spacing w:after="80" w:line="280" w:lineRule="auto"/>
            <w:ind w:left="360" w:hanging="360"/>
          </w:pPr>
        </w:pPrChange>
      </w:pPr>
      <w:r w:rsidRPr="00C00B8A">
        <w:rPr>
          <w:szCs w:val="24"/>
          <w:rPrChange w:id="1017" w:author="Author" w:date="2026-04-27T18:19:00Z" w16du:dateUtc="2026-04-27T12:49:00Z">
            <w:rPr>
              <w:sz w:val="20"/>
              <w:szCs w:val="20"/>
            </w:rPr>
          </w:rPrChange>
        </w:rPr>
        <w:lastRenderedPageBreak/>
        <w:t>13.  Pan, S. et al. MolGpKa: a web server for molecular pKa prediction using a graph-convolutional neural network. J. Chem. Inf. Model. 61, 3159–3165 (2021).</w:t>
      </w:r>
    </w:p>
    <w:p w14:paraId="33AC2CB3" w14:textId="77777777" w:rsidR="00FA4410" w:rsidRPr="00C00B8A" w:rsidRDefault="00FA4410" w:rsidP="00C00B8A">
      <w:pPr>
        <w:spacing w:after="80"/>
        <w:ind w:left="360" w:hanging="360"/>
        <w:rPr>
          <w:sz w:val="32"/>
          <w:szCs w:val="28"/>
          <w:rPrChange w:id="1018" w:author="Author" w:date="2026-04-27T18:19:00Z" w16du:dateUtc="2026-04-27T12:49:00Z">
            <w:rPr/>
          </w:rPrChange>
        </w:rPr>
        <w:pPrChange w:id="1019" w:author="Author" w:date="2026-04-27T18:19:00Z" w16du:dateUtc="2026-04-27T12:49:00Z">
          <w:pPr>
            <w:spacing w:after="80" w:line="280" w:lineRule="auto"/>
            <w:ind w:left="360" w:hanging="360"/>
          </w:pPr>
        </w:pPrChange>
      </w:pPr>
      <w:r w:rsidRPr="00C00B8A">
        <w:rPr>
          <w:szCs w:val="24"/>
          <w:rPrChange w:id="1020" w:author="Author" w:date="2026-04-27T18:19:00Z" w16du:dateUtc="2026-04-27T12:49:00Z">
            <w:rPr>
              <w:sz w:val="20"/>
              <w:szCs w:val="20"/>
            </w:rPr>
          </w:rPrChange>
        </w:rPr>
        <w:t>14.  Landrum, G. RDKit: Open-source cheminformatics. https://www.rdkit.org (2024).</w:t>
      </w:r>
    </w:p>
    <w:p w14:paraId="6F3BAA36" w14:textId="77777777" w:rsidR="00FA4410" w:rsidRPr="00C00B8A" w:rsidRDefault="00FA4410" w:rsidP="00C00B8A">
      <w:pPr>
        <w:spacing w:after="80"/>
        <w:ind w:left="360" w:hanging="360"/>
        <w:rPr>
          <w:sz w:val="32"/>
          <w:szCs w:val="28"/>
          <w:rPrChange w:id="1021" w:author="Author" w:date="2026-04-27T18:19:00Z" w16du:dateUtc="2026-04-27T12:49:00Z">
            <w:rPr/>
          </w:rPrChange>
        </w:rPr>
        <w:pPrChange w:id="1022" w:author="Author" w:date="2026-04-27T18:19:00Z" w16du:dateUtc="2026-04-27T12:49:00Z">
          <w:pPr>
            <w:spacing w:after="80" w:line="280" w:lineRule="auto"/>
            <w:ind w:left="360" w:hanging="360"/>
          </w:pPr>
        </w:pPrChange>
      </w:pPr>
      <w:r w:rsidRPr="00C00B8A">
        <w:rPr>
          <w:szCs w:val="24"/>
          <w:rPrChange w:id="1023" w:author="Author" w:date="2026-04-27T18:19:00Z" w16du:dateUtc="2026-04-27T12:49:00Z">
            <w:rPr>
              <w:sz w:val="20"/>
              <w:szCs w:val="20"/>
            </w:rPr>
          </w:rPrChange>
        </w:rPr>
        <w:t>15.  Pedregosa, F. et al. Scikit-learn: machine learning in Python. J. Mach. Learn. Res. 12, 2825–2830 (2011).</w:t>
      </w:r>
      <w:bookmarkEnd w:id="0"/>
      <w:bookmarkEnd w:id="1"/>
    </w:p>
    <w:sectPr w:rsidR="00FA4410" w:rsidRPr="00C00B8A" w:rsidSect="00647320">
      <w:headerReference w:type="default" r:id="rId23"/>
      <w:footerReference w:type="default" r:id="rId24"/>
      <w:pgSz w:w="11906" w:h="16838" w:code="9"/>
      <w:pgMar w:top="1440" w:right="1016" w:bottom="180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Author" w:date="2026-04-26T17:37:00Z" w:initials="A">
    <w:p w14:paraId="551B9056" w14:textId="77777777" w:rsidR="00F653E7" w:rsidRDefault="00F653E7" w:rsidP="00F653E7">
      <w:pPr>
        <w:pStyle w:val="CommentText"/>
        <w:ind w:left="0"/>
        <w:jc w:val="left"/>
      </w:pPr>
      <w:r>
        <w:rPr>
          <w:rStyle w:val="CommentReference"/>
        </w:rPr>
        <w:annotationRef/>
      </w:r>
      <w:r>
        <w:rPr>
          <w:lang w:val="en-GB"/>
        </w:rPr>
        <w:t>Thanks for providing this opportunity to assist you with this manuscript. I have edited the text for language, grammar, and improved clarity. I have also checked the manuscript for conformance with the formatting guidelines provided. In the cases where additional information is required from you, I have added comments to bring them to your attention.</w:t>
      </w:r>
    </w:p>
    <w:p w14:paraId="1D7D2882" w14:textId="77777777" w:rsidR="00F653E7" w:rsidRDefault="00F653E7" w:rsidP="00F653E7">
      <w:pPr>
        <w:pStyle w:val="CommentText"/>
        <w:ind w:left="0"/>
        <w:jc w:val="left"/>
      </w:pPr>
      <w:r>
        <w:rPr>
          <w:lang w:val="en-GB"/>
        </w:rPr>
        <w:t>Should you have any concerns, please feel free to get back to me.</w:t>
      </w:r>
    </w:p>
    <w:p w14:paraId="6587C0F7" w14:textId="77777777" w:rsidR="00F653E7" w:rsidRDefault="00F653E7" w:rsidP="00F653E7">
      <w:pPr>
        <w:pStyle w:val="CommentText"/>
        <w:ind w:left="0"/>
        <w:jc w:val="left"/>
      </w:pPr>
      <w:r>
        <w:rPr>
          <w:lang w:val="en-GB"/>
        </w:rPr>
        <w:t>My best wishes for your success with the manuscript.</w:t>
      </w:r>
    </w:p>
    <w:p w14:paraId="2604B511" w14:textId="77777777" w:rsidR="00F653E7" w:rsidRDefault="00F653E7" w:rsidP="00F653E7">
      <w:pPr>
        <w:pStyle w:val="CommentText"/>
        <w:ind w:left="0"/>
        <w:jc w:val="left"/>
      </w:pPr>
    </w:p>
  </w:comment>
  <w:comment w:id="4" w:author="Author" w:date="2026-04-26T23:33:00Z" w:initials="A">
    <w:p w14:paraId="4A27B876" w14:textId="77777777" w:rsidR="00F458AC" w:rsidRDefault="00F07501" w:rsidP="00F458AC">
      <w:pPr>
        <w:pStyle w:val="CommentText"/>
        <w:ind w:left="0"/>
        <w:jc w:val="left"/>
      </w:pPr>
      <w:r>
        <w:rPr>
          <w:rStyle w:val="CommentReference"/>
        </w:rPr>
        <w:annotationRef/>
      </w:r>
      <w:r w:rsidR="00F458AC">
        <w:rPr>
          <w:lang w:val="en-GB"/>
        </w:rPr>
        <w:t xml:space="preserve">Most journals doesn’t accept abbreviations in the title (e.g. </w:t>
      </w:r>
      <w:r w:rsidR="00F458AC">
        <w:rPr>
          <w:lang w:val="en-AE"/>
        </w:rPr>
        <w:t>XGBoost and pKa)</w:t>
      </w:r>
      <w:r w:rsidR="00F458AC">
        <w:rPr>
          <w:lang w:val="en-GB"/>
        </w:rPr>
        <w:t>, please refer to your target journal and spell out the abbreviation if required.</w:t>
      </w:r>
    </w:p>
  </w:comment>
  <w:comment w:id="3" w:author="Author" w:initials="A">
    <w:p w14:paraId="426F1978" w14:textId="1BE91F2E" w:rsidR="00FA4410" w:rsidRDefault="00FA4410">
      <w:pPr>
        <w:pStyle w:val="CommentText"/>
      </w:pPr>
      <w:r>
        <w:rPr>
          <w:rStyle w:val="CommentReference"/>
        </w:rPr>
        <w:annotationRef/>
      </w:r>
      <w:r w:rsidRPr="0062174C">
        <w:t>The title is as concise as possible while incorporating all concepts necessary to represent the manuscript contents. No revisions were required.</w:t>
      </w:r>
    </w:p>
  </w:comment>
  <w:comment w:id="5" w:author="Author" w:initials="A">
    <w:p w14:paraId="3B30EFC1" w14:textId="77777777" w:rsidR="00FA4410" w:rsidRDefault="00FA4410">
      <w:pPr>
        <w:pStyle w:val="CommentText"/>
      </w:pPr>
      <w:r>
        <w:rPr>
          <w:rStyle w:val="CommentReference"/>
        </w:rPr>
        <w:annotationRef/>
      </w:r>
      <w:r w:rsidRPr="001F254B">
        <w:t>Although some parts of the article were relatively well written and required only minor changes, extensive editing was required throughout most of the text (particularly the Results and Discussion) to bring the level of English to a standard suitable for publication, to clarify your intended meaning, and to improve the overall readability and text flow. Additionally, changes were required to give a more concise and formal tone throughout. Please check that you are happy with these changes. If necessary, please provide further clarifications so that I can suggest alternative wordings. Moreover, I strongly suggest submitting your article for a further round of editing after all necessary changes/clarifications have been made to avoid any unintended changes in meaning and to avoid journal comments related to language issues.</w:t>
      </w:r>
    </w:p>
  </w:comment>
  <w:comment w:id="6" w:author="Author" w:initials="A">
    <w:p w14:paraId="5F6A8CD0" w14:textId="77777777" w:rsidR="00701BF9" w:rsidRDefault="00FA4410" w:rsidP="00701BF9">
      <w:pPr>
        <w:pStyle w:val="CommentText"/>
        <w:ind w:left="0"/>
        <w:jc w:val="left"/>
      </w:pPr>
      <w:r>
        <w:rPr>
          <w:rStyle w:val="CommentReference"/>
        </w:rPr>
        <w:annotationRef/>
      </w:r>
      <w:r w:rsidR="00701BF9">
        <w:rPr>
          <w:lang w:val="en-AE"/>
        </w:rPr>
        <w:t>I noted that all author information is included as per the journal guidelines provided in the template.</w:t>
      </w:r>
    </w:p>
  </w:comment>
  <w:comment w:id="19" w:author="Author" w:initials="A">
    <w:p w14:paraId="15A8EF44" w14:textId="30FEDF72" w:rsidR="003A724E" w:rsidRDefault="00FA4410" w:rsidP="003A724E">
      <w:pPr>
        <w:pStyle w:val="CommentText"/>
        <w:ind w:left="0"/>
        <w:jc w:val="left"/>
      </w:pPr>
      <w:r>
        <w:rPr>
          <w:rStyle w:val="CommentReference"/>
        </w:rPr>
        <w:annotationRef/>
      </w:r>
      <w:r w:rsidR="003A724E">
        <w:rPr>
          <w:lang w:val="en-GB"/>
        </w:rPr>
        <w:t>The abstract is within the 250-word limit specified by the provided template. If any further amendments are made prior to submission, please ensure that this word limit is considerd.</w:t>
      </w:r>
    </w:p>
  </w:comment>
  <w:comment w:id="21" w:author="Author" w:initials="A">
    <w:p w14:paraId="0CEFC62B" w14:textId="3CA0BF74" w:rsidR="00FA4410" w:rsidRDefault="00FA4410">
      <w:pPr>
        <w:pStyle w:val="CommentText"/>
      </w:pPr>
      <w:r>
        <w:rPr>
          <w:rStyle w:val="CommentReference"/>
        </w:rPr>
        <w:annotationRef/>
      </w:r>
      <w:r w:rsidRPr="00D05F97">
        <w:t>In this context, use of the verb “to make” lends a rather informal tone to the text and so I have revised instead using the more formal “to render.”</w:t>
      </w:r>
    </w:p>
  </w:comment>
  <w:comment w:id="29" w:author="Author" w:date="2026-04-27T00:51:00Z" w:initials="A">
    <w:p w14:paraId="4F20355E" w14:textId="77777777" w:rsidR="00ED2024" w:rsidRDefault="007E2B3C" w:rsidP="00ED2024">
      <w:pPr>
        <w:pStyle w:val="CommentText"/>
        <w:ind w:left="0"/>
        <w:jc w:val="left"/>
      </w:pPr>
      <w:r>
        <w:rPr>
          <w:rStyle w:val="CommentReference"/>
        </w:rPr>
        <w:annotationRef/>
      </w:r>
      <w:r w:rsidR="00ED2024">
        <w:rPr>
          <w:lang w:val="en-AE"/>
        </w:rPr>
        <w:t xml:space="preserve">Please note that I have specifically spelled out this abbreviation two time within the abstract and main text, both at its first mention. Nevertheless, you may refer to your target journal if this abbreviation included in the journal’s stander abbreviation list, then you just need to delete the full form. </w:t>
      </w:r>
    </w:p>
  </w:comment>
  <w:comment w:id="43" w:author="Author" w:initials="A">
    <w:p w14:paraId="65921784" w14:textId="4DB9D3FE" w:rsidR="00FA4410" w:rsidRDefault="00FA4410">
      <w:pPr>
        <w:pStyle w:val="CommentText"/>
      </w:pPr>
      <w:r>
        <w:rPr>
          <w:rStyle w:val="CommentReference"/>
        </w:rPr>
        <w:annotationRef/>
      </w:r>
      <w:r>
        <w:t>An uppercase letter “L” is not required here and so I have revised accordingly.</w:t>
      </w:r>
    </w:p>
  </w:comment>
  <w:comment w:id="74" w:author="Author" w:initials="A">
    <w:p w14:paraId="1D249F0E" w14:textId="77777777" w:rsidR="00FA4410" w:rsidRDefault="00FA4410">
      <w:pPr>
        <w:pStyle w:val="CommentText"/>
      </w:pPr>
      <w:r>
        <w:rPr>
          <w:rStyle w:val="CommentReference"/>
        </w:rPr>
        <w:annotationRef/>
      </w:r>
      <w:r>
        <w:t>This term was not used again in the abstract and so its abbreviated form was not required.</w:t>
      </w:r>
    </w:p>
  </w:comment>
  <w:comment w:id="79" w:author="Author" w:initials="A">
    <w:p w14:paraId="20F697E2" w14:textId="77777777" w:rsidR="00401F6E" w:rsidRDefault="00FA4410" w:rsidP="00401F6E">
      <w:pPr>
        <w:pStyle w:val="CommentText"/>
        <w:ind w:left="0"/>
        <w:jc w:val="left"/>
      </w:pPr>
      <w:r>
        <w:rPr>
          <w:rStyle w:val="CommentReference"/>
        </w:rPr>
        <w:annotationRef/>
      </w:r>
      <w:r w:rsidR="00401F6E">
        <w:rPr>
          <w:lang w:val="en-AE"/>
        </w:rPr>
        <w:t>I have reformatted the keywords to match the provided template.</w:t>
      </w:r>
    </w:p>
  </w:comment>
  <w:comment w:id="97" w:author="Author" w:initials="A">
    <w:p w14:paraId="1CED4FEC" w14:textId="6C935CFA" w:rsidR="00FA4410" w:rsidRDefault="00FA4410">
      <w:pPr>
        <w:pStyle w:val="CommentText"/>
      </w:pPr>
      <w:r>
        <w:rPr>
          <w:rStyle w:val="CommentReference"/>
        </w:rPr>
        <w:annotationRef/>
      </w:r>
      <w:r w:rsidRPr="000A099C">
        <w:t>Please note that some sentences in the introduction were logically structured with an excellent level of English and so little-to-no modifications were required. However, please be assured that the whole section has been carefully checked.</w:t>
      </w:r>
    </w:p>
  </w:comment>
  <w:comment w:id="106" w:author="Author" w:initials="A">
    <w:p w14:paraId="571FD54B" w14:textId="77777777" w:rsidR="00FA4410" w:rsidRDefault="00FA4410">
      <w:pPr>
        <w:pStyle w:val="CommentText"/>
      </w:pPr>
      <w:r>
        <w:rPr>
          <w:rStyle w:val="CommentReference"/>
        </w:rPr>
        <w:annotationRef/>
      </w:r>
      <w:r>
        <w:t>I have revised here to use more standard phrasing which still captures the essence of your intended meaning.</w:t>
      </w:r>
    </w:p>
  </w:comment>
  <w:comment w:id="109" w:author="Author" w:initials="A">
    <w:p w14:paraId="7B467FCD" w14:textId="77777777" w:rsidR="00FA4410" w:rsidRDefault="00FA4410">
      <w:pPr>
        <w:pStyle w:val="CommentText"/>
      </w:pPr>
      <w:r>
        <w:rPr>
          <w:rStyle w:val="CommentReference"/>
        </w:rPr>
        <w:annotationRef/>
      </w:r>
      <w:r>
        <w:t>This term was not used again in the article and so its abbreviated form was not required.</w:t>
      </w:r>
    </w:p>
  </w:comment>
  <w:comment w:id="124" w:author="Author" w:initials="A">
    <w:p w14:paraId="5AA1C858" w14:textId="77777777" w:rsidR="00FA4410" w:rsidRDefault="00FA4410">
      <w:pPr>
        <w:pStyle w:val="CommentText"/>
      </w:pPr>
      <w:r>
        <w:rPr>
          <w:rStyle w:val="CommentReference"/>
        </w:rPr>
        <w:annotationRef/>
      </w:r>
      <w:r w:rsidRPr="000A099C">
        <w:t>I have introduced some additional linking and introductory phrases throughout the article to improve the overall readability, logic, and text flow.</w:t>
      </w:r>
    </w:p>
  </w:comment>
  <w:comment w:id="156" w:author="Author" w:initials="A">
    <w:p w14:paraId="0B8FAEF7" w14:textId="77777777" w:rsidR="00FA4410" w:rsidRDefault="00FA4410">
      <w:pPr>
        <w:pStyle w:val="CommentText"/>
      </w:pPr>
      <w:r>
        <w:rPr>
          <w:rStyle w:val="CommentReference"/>
        </w:rPr>
        <w:annotationRef/>
      </w:r>
      <w:r>
        <w:t xml:space="preserve">Although not necessary from a grammatical viewpoint, I have expanded here to improve the overall readability and text flow of this passage of text. </w:t>
      </w:r>
    </w:p>
  </w:comment>
  <w:comment w:id="172" w:author="Author" w:initials="A">
    <w:p w14:paraId="2237E8CA" w14:textId="77777777" w:rsidR="00FA4410" w:rsidRDefault="00FA4410">
      <w:pPr>
        <w:pStyle w:val="CommentText"/>
      </w:pPr>
      <w:r>
        <w:rPr>
          <w:rStyle w:val="CommentReference"/>
        </w:rPr>
        <w:annotationRef/>
      </w:r>
      <w:r>
        <w:t>Please provide the missing citation number here.</w:t>
      </w:r>
    </w:p>
  </w:comment>
  <w:comment w:id="180" w:author="Author" w:initials="A">
    <w:p w14:paraId="55EA438E" w14:textId="77777777" w:rsidR="00FA4410" w:rsidRDefault="00FA4410">
      <w:r>
        <w:rPr>
          <w:rStyle w:val="CommentReference"/>
        </w:rPr>
        <w:annotationRef/>
      </w:r>
      <w:r>
        <w:rPr>
          <w:b/>
        </w:rPr>
        <w:t xml:space="preserve">Tip: </w:t>
      </w:r>
      <w:r>
        <w:t>Compound adjectives jointly modify the noun they precede. For clarity, hyphenate the compound adjectives.</w:t>
      </w:r>
      <w:r>
        <w:br/>
      </w:r>
      <w:r>
        <w:br/>
        <w:t>For example,</w:t>
      </w:r>
      <w:r>
        <w:br/>
        <w:t xml:space="preserve">Original: The study examined the </w:t>
      </w:r>
      <w:r>
        <w:rPr>
          <w:i/>
        </w:rPr>
        <w:t>long term</w:t>
      </w:r>
      <w:r>
        <w:t xml:space="preserve"> effects of a </w:t>
      </w:r>
      <w:r>
        <w:rPr>
          <w:i/>
        </w:rPr>
        <w:t>low impact</w:t>
      </w:r>
      <w:r>
        <w:t xml:space="preserve"> exercise program on the cardiovascular health of </w:t>
      </w:r>
      <w:r>
        <w:rPr>
          <w:i/>
        </w:rPr>
        <w:t>middle aged</w:t>
      </w:r>
      <w:r>
        <w:t xml:space="preserve"> adults.</w:t>
      </w:r>
      <w:r>
        <w:br/>
        <w:t xml:space="preserve">Revised: The study examined the </w:t>
      </w:r>
      <w:r>
        <w:rPr>
          <w:i/>
        </w:rPr>
        <w:t>long-term</w:t>
      </w:r>
      <w:r>
        <w:t xml:space="preserve"> effects of a </w:t>
      </w:r>
      <w:r>
        <w:rPr>
          <w:i/>
        </w:rPr>
        <w:t>low-impact</w:t>
      </w:r>
      <w:r>
        <w:t xml:space="preserve"> exercise program on the cardiovascular health of </w:t>
      </w:r>
      <w:r>
        <w:rPr>
          <w:i/>
        </w:rPr>
        <w:t>middle-aged</w:t>
      </w:r>
      <w:r>
        <w:t xml:space="preserve"> adults.</w:t>
      </w:r>
    </w:p>
  </w:comment>
  <w:comment w:id="182" w:author="Author" w:initials="A">
    <w:p w14:paraId="172E84F1" w14:textId="77777777" w:rsidR="00FA4410" w:rsidRDefault="00FA4410">
      <w:pPr>
        <w:pStyle w:val="CommentText"/>
      </w:pPr>
      <w:r>
        <w:rPr>
          <w:rStyle w:val="CommentReference"/>
        </w:rPr>
        <w:annotationRef/>
      </w:r>
      <w:r>
        <w:t>I have also expanded here to provide a logical connection between the previous and current paragraph.</w:t>
      </w:r>
    </w:p>
  </w:comment>
  <w:comment w:id="193" w:author="Author" w:initials="A">
    <w:p w14:paraId="6EAEC9AB" w14:textId="77777777" w:rsidR="00FA4410" w:rsidRDefault="00FA4410">
      <w:pPr>
        <w:pStyle w:val="CommentText"/>
      </w:pPr>
      <w:r>
        <w:rPr>
          <w:rStyle w:val="CommentReference"/>
        </w:rPr>
        <w:annotationRef/>
      </w:r>
      <w:r>
        <w:t>I have revised here to ensure appropriate positioning of the abbreviation.</w:t>
      </w:r>
    </w:p>
  </w:comment>
  <w:comment w:id="215" w:author="Author" w:initials="A">
    <w:p w14:paraId="427BA732" w14:textId="77777777" w:rsidR="00FA4410" w:rsidRDefault="00FA4410">
      <w:r>
        <w:rPr>
          <w:rStyle w:val="CommentReference"/>
        </w:rPr>
        <w:annotationRef/>
      </w:r>
      <w:r>
        <w:rPr>
          <w:b/>
        </w:rPr>
        <w:t xml:space="preserve">Tip: </w:t>
      </w:r>
      <w:r>
        <w:t>Concise writing means using the fewest words necessary. One way to achieve conciseness is to use a direct verb rather than its noun form.</w:t>
      </w:r>
      <w:r>
        <w:br/>
      </w:r>
      <w:r>
        <w:br/>
        <w:t>For example,</w:t>
      </w:r>
      <w:r>
        <w:br/>
        <w:t xml:space="preserve">Original: We </w:t>
      </w:r>
      <w:r>
        <w:rPr>
          <w:i/>
        </w:rPr>
        <w:t>performed an evaluation</w:t>
      </w:r>
      <w:r>
        <w:t xml:space="preserve"> of all methods used previously.</w:t>
      </w:r>
      <w:r>
        <w:br/>
        <w:t xml:space="preserve">Revised: We </w:t>
      </w:r>
      <w:r>
        <w:rPr>
          <w:i/>
        </w:rPr>
        <w:t>evaluated</w:t>
      </w:r>
      <w:r>
        <w:t xml:space="preserve"> all methods used previously.</w:t>
      </w:r>
    </w:p>
  </w:comment>
  <w:comment w:id="219" w:author="Author" w:initials="A">
    <w:p w14:paraId="1CCA0F98" w14:textId="77777777" w:rsidR="00FA4410" w:rsidRDefault="00FA4410">
      <w:pPr>
        <w:pStyle w:val="CommentText"/>
      </w:pPr>
      <w:r>
        <w:rPr>
          <w:rStyle w:val="CommentReference"/>
        </w:rPr>
        <w:annotationRef/>
      </w:r>
      <w:r w:rsidRPr="00C03E4B">
        <w:t>Since the purpose of this final part of the introduction is to give the aims/objectives of the study, use of the past tense should be avoided, since this gives the tone of a conclusions section. I have therefore revised using language better suited to an aims/objectives statement.</w:t>
      </w:r>
    </w:p>
  </w:comment>
  <w:comment w:id="229" w:author="Author" w:initials="A">
    <w:p w14:paraId="0EC4F950" w14:textId="77777777" w:rsidR="00FA4410" w:rsidRDefault="00FA4410">
      <w:pPr>
        <w:pStyle w:val="CommentText"/>
      </w:pPr>
      <w:r>
        <w:rPr>
          <w:rStyle w:val="CommentReference"/>
        </w:rPr>
        <w:annotationRef/>
      </w:r>
      <w:r>
        <w:t>The term “best” is rather ambiguous and so I have rewritten here for clarity purposes.</w:t>
      </w:r>
    </w:p>
  </w:comment>
  <w:comment w:id="239" w:author="Author" w:initials="A">
    <w:p w14:paraId="359D234B" w14:textId="77777777" w:rsidR="00115626" w:rsidRDefault="00FA4410" w:rsidP="00115626">
      <w:pPr>
        <w:pStyle w:val="CommentText"/>
        <w:ind w:left="0"/>
        <w:jc w:val="left"/>
      </w:pPr>
      <w:r>
        <w:rPr>
          <w:rStyle w:val="CommentReference"/>
        </w:rPr>
        <w:annotationRef/>
      </w:r>
      <w:r w:rsidR="00115626">
        <w:rPr>
          <w:lang w:val="en-AE"/>
        </w:rPr>
        <w:t>Please note that procedures in this section were clearly written using the appropriate technical language and so minimal to no changes were required.</w:t>
      </w:r>
    </w:p>
  </w:comment>
  <w:comment w:id="266" w:author="Author" w:initials="A">
    <w:p w14:paraId="685FB4AF" w14:textId="06B7E2FE" w:rsidR="00FA4410" w:rsidRDefault="00FA4410">
      <w:pPr>
        <w:pStyle w:val="CommentText"/>
      </w:pPr>
      <w:r>
        <w:rPr>
          <w:rStyle w:val="CommentReference"/>
        </w:rPr>
        <w:annotationRef/>
      </w:r>
      <w:r w:rsidRPr="00826212">
        <w:t>When an abbreviation has already been defined in the main text, the abbreviated form should be used thereafter.</w:t>
      </w:r>
    </w:p>
  </w:comment>
  <w:comment w:id="317" w:author="Author" w:initials="A">
    <w:p w14:paraId="3AA37F82" w14:textId="77777777" w:rsidR="00FA4410" w:rsidRDefault="00FA4410">
      <w:pPr>
        <w:pStyle w:val="CommentText"/>
      </w:pPr>
      <w:r>
        <w:rPr>
          <w:rStyle w:val="CommentReference"/>
        </w:rPr>
        <w:annotationRef/>
      </w:r>
      <w:r>
        <w:t>I have revised to ensure that the definition was provided earlier in the text when this term was first employed.</w:t>
      </w:r>
    </w:p>
  </w:comment>
  <w:comment w:id="338" w:author="Author" w:initials="A">
    <w:p w14:paraId="2D5F6137" w14:textId="77777777" w:rsidR="00FA4410" w:rsidRDefault="00FA4410">
      <w:pPr>
        <w:pStyle w:val="CommentText"/>
      </w:pPr>
      <w:r>
        <w:rPr>
          <w:rStyle w:val="CommentReference"/>
        </w:rPr>
        <w:annotationRef/>
      </w:r>
      <w:r>
        <w:t>To correlate with the abbreviated form, I have revised as “number” rather than “count.”</w:t>
      </w:r>
    </w:p>
  </w:comment>
  <w:comment w:id="351" w:author="Author" w:initials="A">
    <w:p w14:paraId="3F213D4B" w14:textId="77777777" w:rsidR="00FA4410" w:rsidRDefault="00FA4410">
      <w:pPr>
        <w:pStyle w:val="CommentText"/>
      </w:pPr>
      <w:r>
        <w:rPr>
          <w:rStyle w:val="CommentReference"/>
        </w:rPr>
        <w:annotationRef/>
      </w:r>
      <w:r>
        <w:t>I have rephrased here for clarity and to ensure grammatical correctness.</w:t>
      </w:r>
    </w:p>
  </w:comment>
  <w:comment w:id="417" w:author="Author" w:initials="A">
    <w:p w14:paraId="79393691" w14:textId="77777777" w:rsidR="00FA4410" w:rsidRDefault="00FA4410">
      <w:pPr>
        <w:pStyle w:val="CommentText"/>
      </w:pPr>
      <w:r>
        <w:rPr>
          <w:rStyle w:val="CommentReference"/>
        </w:rPr>
        <w:annotationRef/>
      </w:r>
      <w:r>
        <w:t>This abbreviation was defined previously and so it was not necessary to repeat the full term again here.</w:t>
      </w:r>
    </w:p>
  </w:comment>
  <w:comment w:id="443" w:author="Author" w:initials="A">
    <w:p w14:paraId="22EF4E17" w14:textId="77777777" w:rsidR="00FA4410" w:rsidRDefault="00FA4410">
      <w:pPr>
        <w:pStyle w:val="CommentText"/>
      </w:pPr>
      <w:r>
        <w:rPr>
          <w:rStyle w:val="CommentReference"/>
        </w:rPr>
        <w:annotationRef/>
      </w:r>
      <w:r w:rsidRPr="00EC356B">
        <w:t>When referring to numerical values, this symbol can be used to represent the term “approximately” in a more concise manner.</w:t>
      </w:r>
    </w:p>
  </w:comment>
  <w:comment w:id="457" w:author="Author" w:initials="A">
    <w:p w14:paraId="5193941B" w14:textId="77777777" w:rsidR="00FA4410" w:rsidRDefault="00FA4410">
      <w:pPr>
        <w:pStyle w:val="CommentText"/>
      </w:pPr>
      <w:r>
        <w:rPr>
          <w:rStyle w:val="CommentReference"/>
        </w:rPr>
        <w:annotationRef/>
      </w:r>
      <w:r>
        <w:t>No changes are required to this figure.</w:t>
      </w:r>
    </w:p>
  </w:comment>
  <w:comment w:id="458" w:author="Author" w:initials="A">
    <w:p w14:paraId="25A5C227" w14:textId="77777777" w:rsidR="00FA4410" w:rsidRDefault="00FA4410">
      <w:pPr>
        <w:pStyle w:val="CommentText"/>
      </w:pPr>
      <w:r>
        <w:rPr>
          <w:rStyle w:val="CommentReference"/>
        </w:rPr>
        <w:annotationRef/>
      </w:r>
      <w:r>
        <w:t>All figure captions have been reformatted to conform to the template guidelines. Please note that figure captions should not include discussions of the results and so the final sentence has been removed here. This also avoided repetition with the data provided in the main text.</w:t>
      </w:r>
    </w:p>
  </w:comment>
  <w:comment w:id="463" w:author="Author" w:initials="A">
    <w:p w14:paraId="5FF19074" w14:textId="77777777" w:rsidR="00FA4410" w:rsidRDefault="00FA4410">
      <w:pPr>
        <w:pStyle w:val="CommentText"/>
      </w:pPr>
      <w:r>
        <w:rPr>
          <w:rStyle w:val="CommentReference"/>
        </w:rPr>
        <w:annotationRef/>
      </w:r>
      <w:r>
        <w:t>The figure number was incorrect here and so I have revised to address this issue.</w:t>
      </w:r>
    </w:p>
  </w:comment>
  <w:comment w:id="478" w:author="Author" w:initials="A">
    <w:p w14:paraId="513FAE25" w14:textId="77777777" w:rsidR="00FA4410" w:rsidRDefault="00FA4410">
      <w:pPr>
        <w:pStyle w:val="CommentText"/>
      </w:pPr>
      <w:r>
        <w:rPr>
          <w:rStyle w:val="CommentReference"/>
        </w:rPr>
        <w:annotationRef/>
      </w:r>
      <w:r>
        <w:t xml:space="preserve">I have made a number of changes here to improve the overall readability. </w:t>
      </w:r>
    </w:p>
  </w:comment>
  <w:comment w:id="484" w:author="Author" w:initials="A">
    <w:p w14:paraId="1308B2E3" w14:textId="77777777" w:rsidR="00FA4410" w:rsidRDefault="00FA4410">
      <w:pPr>
        <w:pStyle w:val="CommentText"/>
      </w:pPr>
      <w:r>
        <w:rPr>
          <w:rStyle w:val="CommentReference"/>
        </w:rPr>
        <w:annotationRef/>
      </w:r>
      <w:r>
        <w:t xml:space="preserve">Much of the text in this figure is illegible at 100% magnification. Please address this prior to submission. </w:t>
      </w:r>
    </w:p>
  </w:comment>
  <w:comment w:id="491" w:author="Author" w:initials="A">
    <w:p w14:paraId="4FC36217" w14:textId="77777777" w:rsidR="00FA4410" w:rsidRDefault="00FA4410">
      <w:pPr>
        <w:pStyle w:val="CommentText"/>
      </w:pPr>
      <w:r>
        <w:rPr>
          <w:rStyle w:val="CommentReference"/>
        </w:rPr>
        <w:annotationRef/>
      </w:r>
      <w:r>
        <w:t xml:space="preserve">I have included this phrase for descriptive purposes; however, as above, the results have been removed from the figure caption. </w:t>
      </w:r>
    </w:p>
  </w:comment>
  <w:comment w:id="529" w:author="Author" w:initials="A">
    <w:p w14:paraId="15BE0DB7" w14:textId="77777777" w:rsidR="00FA4410" w:rsidRDefault="00FA4410">
      <w:pPr>
        <w:pStyle w:val="CommentText"/>
      </w:pPr>
      <w:r>
        <w:rPr>
          <w:rStyle w:val="CommentReference"/>
        </w:rPr>
        <w:annotationRef/>
      </w:r>
      <w:r w:rsidRPr="002E2EBA">
        <w:t>Since table titles are not considered proper sentences, they should not bear a period (full stop) at the end, and so I have revised accordingly to address this.</w:t>
      </w:r>
    </w:p>
  </w:comment>
  <w:comment w:id="534" w:author="Author" w:initials="A">
    <w:p w14:paraId="3720EA31" w14:textId="77777777" w:rsidR="00FA4410" w:rsidRDefault="00FA4410">
      <w:pPr>
        <w:pStyle w:val="CommentText"/>
      </w:pPr>
      <w:r>
        <w:rPr>
          <w:rStyle w:val="CommentReference"/>
        </w:rPr>
        <w:annotationRef/>
      </w:r>
      <w:r>
        <w:t>The correct term here is “training” rather than “train” and so I have revised here accordingly.</w:t>
      </w:r>
    </w:p>
  </w:comment>
  <w:comment w:id="539" w:author="Author" w:initials="A">
    <w:p w14:paraId="04C522EF" w14:textId="77777777" w:rsidR="00FA4410" w:rsidRDefault="00FA4410">
      <w:pPr>
        <w:pStyle w:val="CommentText"/>
      </w:pPr>
      <w:r>
        <w:rPr>
          <w:rStyle w:val="CommentReference"/>
        </w:rPr>
        <w:annotationRef/>
      </w:r>
      <w:r>
        <w:t>Where possible, the slightly informal term “best” has been replaced with “optimal” or a similar equivalent to give a more formal tone to the text.</w:t>
      </w:r>
    </w:p>
  </w:comment>
  <w:comment w:id="542" w:author="Author" w:initials="A">
    <w:p w14:paraId="19D9E918" w14:textId="77777777" w:rsidR="00FA4410" w:rsidRDefault="00FA4410">
      <w:pPr>
        <w:pStyle w:val="CommentText"/>
      </w:pPr>
      <w:r>
        <w:rPr>
          <w:rStyle w:val="CommentReference"/>
        </w:rPr>
        <w:annotationRef/>
      </w:r>
      <w:r>
        <w:t>I have expanded here to improve the readability and text flow of this section.</w:t>
      </w:r>
    </w:p>
  </w:comment>
  <w:comment w:id="560" w:author="Author" w:initials="A">
    <w:p w14:paraId="57CFEF05" w14:textId="77777777" w:rsidR="00FA4410" w:rsidRDefault="00FA4410">
      <w:pPr>
        <w:pStyle w:val="CommentText"/>
      </w:pPr>
      <w:r>
        <w:rPr>
          <w:rStyle w:val="CommentReference"/>
        </w:rPr>
        <w:annotationRef/>
      </w:r>
      <w:r>
        <w:t>It was also necessary to renumber this figure based on the incorrect figure numbering above. All subsequent figures have also been renumbered as required.</w:t>
      </w:r>
    </w:p>
  </w:comment>
  <w:comment w:id="566" w:author="Author" w:initials="A">
    <w:p w14:paraId="5F118096" w14:textId="77777777" w:rsidR="00FA4410" w:rsidRDefault="00FA4410">
      <w:pPr>
        <w:pStyle w:val="CommentText"/>
      </w:pPr>
      <w:r>
        <w:rPr>
          <w:rStyle w:val="CommentReference"/>
        </w:rPr>
        <w:annotationRef/>
      </w:r>
      <w:r>
        <w:t>Please revise to use a consistent and clearly legible text size throughout this figure. Additionally, please revise as “Training” rather than “Train,” use sentence case formatting throughout the x-axis, and replace “Best” with “optimal.”</w:t>
      </w:r>
    </w:p>
  </w:comment>
  <w:comment w:id="573" w:author="Author" w:initials="A">
    <w:p w14:paraId="3D7ED84E" w14:textId="77777777" w:rsidR="00FA4410" w:rsidRDefault="00FA4410">
      <w:pPr>
        <w:pStyle w:val="CommentText"/>
      </w:pPr>
      <w:r>
        <w:rPr>
          <w:rStyle w:val="CommentReference"/>
        </w:rPr>
        <w:annotationRef/>
      </w:r>
      <w:r>
        <w:t>As above, the results have been removed from the figure caption.</w:t>
      </w:r>
    </w:p>
  </w:comment>
  <w:comment w:id="599" w:author="Author" w:initials="A">
    <w:p w14:paraId="463CEBB2" w14:textId="77777777" w:rsidR="00FA4410" w:rsidRDefault="00FA4410">
      <w:pPr>
        <w:pStyle w:val="CommentText"/>
      </w:pPr>
      <w:r>
        <w:rPr>
          <w:rStyle w:val="CommentReference"/>
        </w:rPr>
        <w:annotationRef/>
      </w:r>
      <w:r>
        <w:t>Please revise to use a consistent and clearly legible text size throughout this figure. Additionally, please revise as “Test set” and “Training set”. Please also ensue that a space is inserted before and after each equals sign. Finally, please insert the appropriate panel labels to correspond with the figure caption.</w:t>
      </w:r>
    </w:p>
  </w:comment>
  <w:comment w:id="633" w:author="Author" w:initials="A">
    <w:p w14:paraId="2A2AF0D2" w14:textId="77777777" w:rsidR="00FA4410" w:rsidRDefault="00FA4410">
      <w:pPr>
        <w:pStyle w:val="CommentText"/>
      </w:pPr>
      <w:r>
        <w:rPr>
          <w:rStyle w:val="CommentReference"/>
        </w:rPr>
        <w:annotationRef/>
      </w:r>
      <w:r>
        <w:t>Please use a consistent text size throughout all parts of this figure and revise using sentence case.</w:t>
      </w:r>
    </w:p>
  </w:comment>
  <w:comment w:id="666" w:author="Author" w:initials="A">
    <w:p w14:paraId="4C656402" w14:textId="77777777" w:rsidR="00FA4410" w:rsidRDefault="00FA4410">
      <w:pPr>
        <w:pStyle w:val="CommentText"/>
      </w:pPr>
      <w:r>
        <w:rPr>
          <w:rStyle w:val="CommentReference"/>
        </w:rPr>
        <w:annotationRef/>
      </w:r>
      <w:r>
        <w:t>I have revised here for clarity purposes.</w:t>
      </w:r>
    </w:p>
  </w:comment>
  <w:comment w:id="669" w:author="Author" w:initials="A">
    <w:p w14:paraId="68BA71A6" w14:textId="77777777" w:rsidR="00FA4410" w:rsidRDefault="00FA4410">
      <w:pPr>
        <w:pStyle w:val="CommentText"/>
      </w:pPr>
      <w:r>
        <w:rPr>
          <w:rStyle w:val="CommentReference"/>
        </w:rPr>
        <w:annotationRef/>
      </w:r>
      <w:r>
        <w:t>I have revised here to ensue consistent formatting of the definitions throughout this sentence.</w:t>
      </w:r>
    </w:p>
  </w:comment>
  <w:comment w:id="683" w:author="Author" w:initials="A">
    <w:p w14:paraId="53A6CDBD" w14:textId="77777777" w:rsidR="00FA4410" w:rsidRDefault="00FA4410">
      <w:pPr>
        <w:pStyle w:val="CommentText"/>
      </w:pPr>
      <w:r>
        <w:rPr>
          <w:rStyle w:val="CommentReference"/>
        </w:rPr>
        <w:annotationRef/>
      </w:r>
      <w:r>
        <w:t>Please use a consistent and clearly legible text size throughout all parts of this figure and revise using sentence case in the x-axis label.</w:t>
      </w:r>
    </w:p>
  </w:comment>
  <w:comment w:id="690" w:author="Author" w:initials="A">
    <w:p w14:paraId="412F9CBC" w14:textId="77777777" w:rsidR="00FA4410" w:rsidRDefault="00FA4410">
      <w:pPr>
        <w:pStyle w:val="CommentText"/>
      </w:pPr>
      <w:r>
        <w:rPr>
          <w:rStyle w:val="CommentReference"/>
        </w:rPr>
        <w:annotationRef/>
      </w:r>
      <w:r>
        <w:t>I have also removed the results from this figure caption.</w:t>
      </w:r>
    </w:p>
  </w:comment>
  <w:comment w:id="710" w:author="Author" w:initials="A">
    <w:p w14:paraId="5A9CA04D" w14:textId="77777777" w:rsidR="00FA4410" w:rsidRDefault="00FA4410">
      <w:pPr>
        <w:pStyle w:val="CommentText"/>
      </w:pPr>
      <w:r>
        <w:rPr>
          <w:rStyle w:val="CommentReference"/>
        </w:rPr>
        <w:annotationRef/>
      </w:r>
      <w:r>
        <w:t xml:space="preserve">I have revised here to use more standard phrasing for this statement. </w:t>
      </w:r>
    </w:p>
  </w:comment>
  <w:comment w:id="725" w:author="Author" w:initials="A">
    <w:p w14:paraId="45BE992B" w14:textId="77777777" w:rsidR="00FA4410" w:rsidRDefault="00FA4410">
      <w:pPr>
        <w:pStyle w:val="CommentText"/>
      </w:pPr>
      <w:r>
        <w:rPr>
          <w:rStyle w:val="CommentReference"/>
        </w:rPr>
        <w:annotationRef/>
      </w:r>
      <w:r w:rsidRPr="00956E5A">
        <w:t>In this context, use of the possessive apostrophe lends a rather informal tone to the text and so I have rewritten to avoid its usage.</w:t>
      </w:r>
    </w:p>
  </w:comment>
  <w:comment w:id="737" w:author="Author" w:initials="A">
    <w:p w14:paraId="3C06CF61" w14:textId="77777777" w:rsidR="00FA4410" w:rsidRDefault="00FA4410">
      <w:pPr>
        <w:pStyle w:val="CommentText"/>
      </w:pPr>
      <w:r>
        <w:rPr>
          <w:rStyle w:val="CommentReference"/>
        </w:rPr>
        <w:annotationRef/>
      </w:r>
      <w:r>
        <w:t>Please use a consistent text size throughout this figure in addition to sentence case. Please also revise using the singular “Residual” in panel (b) and ensure that the appropriate panel labels are inserted in the figure.</w:t>
      </w:r>
    </w:p>
  </w:comment>
  <w:comment w:id="792" w:author="Author" w:initials="A">
    <w:p w14:paraId="1A459874" w14:textId="77777777" w:rsidR="00FA4410" w:rsidRDefault="00FA4410">
      <w:pPr>
        <w:pStyle w:val="CommentText"/>
      </w:pPr>
      <w:r>
        <w:rPr>
          <w:rStyle w:val="CommentReference"/>
        </w:rPr>
        <w:annotationRef/>
      </w:r>
      <w:r>
        <w:t>It was necessary to expand here to indicate what type of accuracy was being referred to.</w:t>
      </w:r>
    </w:p>
  </w:comment>
  <w:comment w:id="826" w:author="Author" w:initials="A">
    <w:p w14:paraId="58C418C6" w14:textId="77777777" w:rsidR="00FA4410" w:rsidRDefault="00FA4410">
      <w:pPr>
        <w:pStyle w:val="CommentText"/>
      </w:pPr>
      <w:r>
        <w:rPr>
          <w:rStyle w:val="CommentReference"/>
        </w:rPr>
        <w:annotationRef/>
      </w:r>
      <w:r>
        <w:t>I have removed a redundant statement here and rewritten to improve the readability. I have also removed a number of paragraph breaks throughout this section for the same reason.</w:t>
      </w:r>
    </w:p>
  </w:comment>
  <w:comment w:id="837" w:author="Author" w:initials="A">
    <w:p w14:paraId="75F73D77" w14:textId="77777777" w:rsidR="00FA4410" w:rsidRDefault="00FA4410">
      <w:pPr>
        <w:pStyle w:val="CommentText"/>
      </w:pPr>
      <w:r>
        <w:rPr>
          <w:rStyle w:val="CommentReference"/>
        </w:rPr>
        <w:annotationRef/>
      </w:r>
      <w:r>
        <w:t xml:space="preserve">I have removed a number of paragraph breaks to improve the readability and text flow of the conclusions section. </w:t>
      </w:r>
    </w:p>
  </w:comment>
  <w:comment w:id="978" w:author="Author" w:initials="A">
    <w:p w14:paraId="336FD623" w14:textId="77777777" w:rsidR="00D41AA6" w:rsidRDefault="00FA4410" w:rsidP="00D41AA6">
      <w:pPr>
        <w:pStyle w:val="CommentText"/>
        <w:ind w:left="0"/>
        <w:jc w:val="left"/>
      </w:pPr>
      <w:r>
        <w:rPr>
          <w:rStyle w:val="CommentReference"/>
        </w:rPr>
        <w:annotationRef/>
      </w:r>
      <w:r w:rsidR="00D41AA6">
        <w:t>As the reference list was to be excluded from editing, I have not revised the text. However, I have changed spacing and font size of the list to conform to the provided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04B511" w15:done="0"/>
  <w15:commentEx w15:paraId="4A27B876" w15:done="0"/>
  <w15:commentEx w15:paraId="426F1978" w15:done="0"/>
  <w15:commentEx w15:paraId="3B30EFC1" w15:done="0"/>
  <w15:commentEx w15:paraId="5F6A8CD0" w15:done="0"/>
  <w15:commentEx w15:paraId="15A8EF44" w15:done="0"/>
  <w15:commentEx w15:paraId="0CEFC62B" w15:done="0"/>
  <w15:commentEx w15:paraId="4F20355E" w15:done="0"/>
  <w15:commentEx w15:paraId="65921784" w15:done="0"/>
  <w15:commentEx w15:paraId="1D249F0E" w15:done="0"/>
  <w15:commentEx w15:paraId="20F697E2" w15:done="0"/>
  <w15:commentEx w15:paraId="1CED4FEC" w15:done="0"/>
  <w15:commentEx w15:paraId="571FD54B" w15:done="0"/>
  <w15:commentEx w15:paraId="7B467FCD" w15:done="0"/>
  <w15:commentEx w15:paraId="5AA1C858" w15:done="0"/>
  <w15:commentEx w15:paraId="0B8FAEF7" w15:done="0"/>
  <w15:commentEx w15:paraId="2237E8CA" w15:done="0"/>
  <w15:commentEx w15:paraId="55EA438E" w15:done="0"/>
  <w15:commentEx w15:paraId="172E84F1" w15:done="0"/>
  <w15:commentEx w15:paraId="6EAEC9AB" w15:done="0"/>
  <w15:commentEx w15:paraId="427BA732" w15:done="0"/>
  <w15:commentEx w15:paraId="1CCA0F98" w15:done="0"/>
  <w15:commentEx w15:paraId="0EC4F950" w15:done="0"/>
  <w15:commentEx w15:paraId="359D234B" w15:done="0"/>
  <w15:commentEx w15:paraId="685FB4AF" w15:done="0"/>
  <w15:commentEx w15:paraId="3AA37F82" w15:done="0"/>
  <w15:commentEx w15:paraId="2D5F6137" w15:done="0"/>
  <w15:commentEx w15:paraId="3F213D4B" w15:done="0"/>
  <w15:commentEx w15:paraId="79393691" w15:done="0"/>
  <w15:commentEx w15:paraId="22EF4E17" w15:done="0"/>
  <w15:commentEx w15:paraId="5193941B" w15:done="0"/>
  <w15:commentEx w15:paraId="25A5C227" w15:done="0"/>
  <w15:commentEx w15:paraId="5FF19074" w15:done="0"/>
  <w15:commentEx w15:paraId="513FAE25" w15:done="0"/>
  <w15:commentEx w15:paraId="1308B2E3" w15:done="0"/>
  <w15:commentEx w15:paraId="4FC36217" w15:done="0"/>
  <w15:commentEx w15:paraId="15BE0DB7" w15:done="0"/>
  <w15:commentEx w15:paraId="3720EA31" w15:done="0"/>
  <w15:commentEx w15:paraId="04C522EF" w15:done="0"/>
  <w15:commentEx w15:paraId="19D9E918" w15:done="0"/>
  <w15:commentEx w15:paraId="57CFEF05" w15:done="0"/>
  <w15:commentEx w15:paraId="5F118096" w15:done="0"/>
  <w15:commentEx w15:paraId="3D7ED84E" w15:done="0"/>
  <w15:commentEx w15:paraId="463CEBB2" w15:done="0"/>
  <w15:commentEx w15:paraId="2A2AF0D2" w15:done="0"/>
  <w15:commentEx w15:paraId="4C656402" w15:done="0"/>
  <w15:commentEx w15:paraId="68BA71A6" w15:done="0"/>
  <w15:commentEx w15:paraId="53A6CDBD" w15:done="0"/>
  <w15:commentEx w15:paraId="412F9CBC" w15:done="0"/>
  <w15:commentEx w15:paraId="5A9CA04D" w15:done="0"/>
  <w15:commentEx w15:paraId="45BE992B" w15:done="0"/>
  <w15:commentEx w15:paraId="3C06CF61" w15:done="0"/>
  <w15:commentEx w15:paraId="1A459874" w15:done="0"/>
  <w15:commentEx w15:paraId="58C418C6" w15:done="0"/>
  <w15:commentEx w15:paraId="75F73D77" w15:done="0"/>
  <w15:commentEx w15:paraId="336FD6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904B6F0" w16cex:dateUtc="2026-04-26T14:37:00Z"/>
  <w16cex:commentExtensible w16cex:durableId="51BD1EF3" w16cex:dateUtc="2026-04-26T20:33:00Z"/>
  <w16cex:commentExtensible w16cex:durableId="07CC1FA1" w16cex:dateUtc="2026-04-26T2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04B511" w16cid:durableId="7904B6F0"/>
  <w16cid:commentId w16cid:paraId="4A27B876" w16cid:durableId="51BD1EF3"/>
  <w16cid:commentId w16cid:paraId="426F1978" w16cid:durableId="22EC42E8"/>
  <w16cid:commentId w16cid:paraId="3B30EFC1" w16cid:durableId="1A5551F2"/>
  <w16cid:commentId w16cid:paraId="5F6A8CD0" w16cid:durableId="0F710C23"/>
  <w16cid:commentId w16cid:paraId="15A8EF44" w16cid:durableId="7BCD9448"/>
  <w16cid:commentId w16cid:paraId="0CEFC62B" w16cid:durableId="43735B41"/>
  <w16cid:commentId w16cid:paraId="4F20355E" w16cid:durableId="07CC1FA1"/>
  <w16cid:commentId w16cid:paraId="65921784" w16cid:durableId="4FE940E1"/>
  <w16cid:commentId w16cid:paraId="1D249F0E" w16cid:durableId="49B3CE79"/>
  <w16cid:commentId w16cid:paraId="20F697E2" w16cid:durableId="629C8455"/>
  <w16cid:commentId w16cid:paraId="1CED4FEC" w16cid:durableId="308E8EE0"/>
  <w16cid:commentId w16cid:paraId="571FD54B" w16cid:durableId="5B3D76B1"/>
  <w16cid:commentId w16cid:paraId="7B467FCD" w16cid:durableId="7E84ACBD"/>
  <w16cid:commentId w16cid:paraId="5AA1C858" w16cid:durableId="704698EF"/>
  <w16cid:commentId w16cid:paraId="0B8FAEF7" w16cid:durableId="343F07D4"/>
  <w16cid:commentId w16cid:paraId="2237E8CA" w16cid:durableId="7F66B617"/>
  <w16cid:commentId w16cid:paraId="55EA438E" w16cid:durableId="5FCB59C6"/>
  <w16cid:commentId w16cid:paraId="172E84F1" w16cid:durableId="45ABE093"/>
  <w16cid:commentId w16cid:paraId="6EAEC9AB" w16cid:durableId="21122AB1"/>
  <w16cid:commentId w16cid:paraId="427BA732" w16cid:durableId="5147DF37"/>
  <w16cid:commentId w16cid:paraId="1CCA0F98" w16cid:durableId="76FACB07"/>
  <w16cid:commentId w16cid:paraId="0EC4F950" w16cid:durableId="4CBB6880"/>
  <w16cid:commentId w16cid:paraId="359D234B" w16cid:durableId="2135CA21"/>
  <w16cid:commentId w16cid:paraId="685FB4AF" w16cid:durableId="3B5625D3"/>
  <w16cid:commentId w16cid:paraId="3AA37F82" w16cid:durableId="49D49542"/>
  <w16cid:commentId w16cid:paraId="2D5F6137" w16cid:durableId="613960AB"/>
  <w16cid:commentId w16cid:paraId="3F213D4B" w16cid:durableId="579ADC64"/>
  <w16cid:commentId w16cid:paraId="79393691" w16cid:durableId="36810599"/>
  <w16cid:commentId w16cid:paraId="22EF4E17" w16cid:durableId="76D1FAF5"/>
  <w16cid:commentId w16cid:paraId="5193941B" w16cid:durableId="72296051"/>
  <w16cid:commentId w16cid:paraId="25A5C227" w16cid:durableId="24CB85E7"/>
  <w16cid:commentId w16cid:paraId="5FF19074" w16cid:durableId="2EBE7859"/>
  <w16cid:commentId w16cid:paraId="513FAE25" w16cid:durableId="55C2442E"/>
  <w16cid:commentId w16cid:paraId="1308B2E3" w16cid:durableId="2B465916"/>
  <w16cid:commentId w16cid:paraId="4FC36217" w16cid:durableId="29CE0B9D"/>
  <w16cid:commentId w16cid:paraId="15BE0DB7" w16cid:durableId="5D40B3A2"/>
  <w16cid:commentId w16cid:paraId="3720EA31" w16cid:durableId="498A08C1"/>
  <w16cid:commentId w16cid:paraId="04C522EF" w16cid:durableId="7951DE82"/>
  <w16cid:commentId w16cid:paraId="19D9E918" w16cid:durableId="4634D155"/>
  <w16cid:commentId w16cid:paraId="57CFEF05" w16cid:durableId="1592CAFD"/>
  <w16cid:commentId w16cid:paraId="5F118096" w16cid:durableId="02EAE7A8"/>
  <w16cid:commentId w16cid:paraId="3D7ED84E" w16cid:durableId="7F15801F"/>
  <w16cid:commentId w16cid:paraId="463CEBB2" w16cid:durableId="25C8057C"/>
  <w16cid:commentId w16cid:paraId="2A2AF0D2" w16cid:durableId="7841717A"/>
  <w16cid:commentId w16cid:paraId="4C656402" w16cid:durableId="6D07C989"/>
  <w16cid:commentId w16cid:paraId="68BA71A6" w16cid:durableId="21798B5A"/>
  <w16cid:commentId w16cid:paraId="53A6CDBD" w16cid:durableId="655126F4"/>
  <w16cid:commentId w16cid:paraId="412F9CBC" w16cid:durableId="51B7E3E7"/>
  <w16cid:commentId w16cid:paraId="5A9CA04D" w16cid:durableId="12B54432"/>
  <w16cid:commentId w16cid:paraId="45BE992B" w16cid:durableId="475F4037"/>
  <w16cid:commentId w16cid:paraId="3C06CF61" w16cid:durableId="6D3130B6"/>
  <w16cid:commentId w16cid:paraId="1A459874" w16cid:durableId="77A99553"/>
  <w16cid:commentId w16cid:paraId="58C418C6" w16cid:durableId="071A19C6"/>
  <w16cid:commentId w16cid:paraId="75F73D77" w16cid:durableId="61173314"/>
  <w16cid:commentId w16cid:paraId="336FD623" w16cid:durableId="73DAA8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D3957" w14:textId="77777777" w:rsidR="001F4C9C" w:rsidRDefault="001F4C9C" w:rsidP="0040402D">
      <w:r>
        <w:separator/>
      </w:r>
    </w:p>
  </w:endnote>
  <w:endnote w:type="continuationSeparator" w:id="0">
    <w:p w14:paraId="226839FD" w14:textId="77777777" w:rsidR="001F4C9C" w:rsidRDefault="001F4C9C" w:rsidP="0040402D">
      <w:r>
        <w:continuationSeparator/>
      </w:r>
    </w:p>
  </w:endnote>
  <w:endnote w:type="continuationNotice" w:id="1">
    <w:p w14:paraId="7E9F1BA6" w14:textId="77777777" w:rsidR="001F4C9C" w:rsidRDefault="001F4C9C" w:rsidP="004040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4">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3839831"/>
      <w:docPartObj>
        <w:docPartGallery w:val="Page Numbers (Bottom of Page)"/>
        <w:docPartUnique/>
      </w:docPartObj>
    </w:sdtPr>
    <w:sdtContent>
      <w:sdt>
        <w:sdtPr>
          <w:id w:val="-200015623"/>
          <w:docPartObj>
            <w:docPartGallery w:val="Page Numbers (Top of Page)"/>
            <w:docPartUnique/>
          </w:docPartObj>
        </w:sdtPr>
        <w:sdtContent>
          <w:p w14:paraId="71EEDC31" w14:textId="40323F9A" w:rsidR="0020788C" w:rsidRDefault="0020788C" w:rsidP="009D05D3">
            <w:pPr>
              <w:pStyle w:val="Footer"/>
              <w:jc w:val="center"/>
            </w:pPr>
            <w:ins w:id="1026" w:author="Author" w:date="2026-04-26T21:20:00Z" w16du:dateUtc="2026-04-26T18:20:00Z">
              <w:r w:rsidRPr="00A0586D">
                <w:t xml:space="preserve">Page </w:t>
              </w:r>
            </w:ins>
            <w:r w:rsidRPr="00647320">
              <w:fldChar w:fldCharType="begin"/>
            </w:r>
            <w:r w:rsidRPr="00A0586D">
              <w:instrText xml:space="preserve"> PAGE </w:instrText>
            </w:r>
            <w:r w:rsidRPr="00647320">
              <w:fldChar w:fldCharType="separate"/>
            </w:r>
            <w:r w:rsidR="00F155E4" w:rsidRPr="00647320">
              <w:t>1</w:t>
            </w:r>
            <w:r w:rsidRPr="00647320">
              <w:fldChar w:fldCharType="end"/>
            </w:r>
            <w:ins w:id="1027" w:author="Author" w:date="2026-04-26T21:20:00Z" w16du:dateUtc="2026-04-26T18:20:00Z">
              <w:r w:rsidRPr="00A0586D">
                <w:t xml:space="preserve"> of </w:t>
              </w:r>
              <w:r>
                <w:rPr>
                  <w:noProof/>
                </w:rPr>
                <w:fldChar w:fldCharType="begin"/>
              </w:r>
              <w:r>
                <w:rPr>
                  <w:noProof/>
                </w:rPr>
                <w:instrText xml:space="preserve"> NUMPAGES  </w:instrText>
              </w:r>
              <w:r>
                <w:rPr>
                  <w:noProof/>
                </w:rPr>
                <w:fldChar w:fldCharType="separate"/>
              </w:r>
              <w:r w:rsidR="00F155E4">
                <w:rPr>
                  <w:noProof/>
                </w:rPr>
                <w:t>1</w:t>
              </w:r>
              <w:r>
                <w:rPr>
                  <w:noProof/>
                </w:rPr>
                <w:fldChar w:fldCharType="end"/>
              </w:r>
            </w:ins>
          </w:p>
        </w:sdtContent>
      </w:sdt>
    </w:sdtContent>
  </w:sdt>
  <w:p w14:paraId="21492637" w14:textId="69CE5B3A" w:rsidR="0020788C" w:rsidRDefault="0020788C">
    <w:pPr>
      <w:pStyle w:val="Footer"/>
      <w:pPrChange w:id="1028" w:author="Author" w:date="2026-04-26T21:20:00Z" w16du:dateUtc="2026-04-26T18:20:00Z">
        <w:pPr>
          <w:jc w:val="cen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8D7A6B" w14:textId="77777777" w:rsidR="001F4C9C" w:rsidRDefault="001F4C9C" w:rsidP="0040402D">
      <w:r>
        <w:separator/>
      </w:r>
    </w:p>
  </w:footnote>
  <w:footnote w:type="continuationSeparator" w:id="0">
    <w:p w14:paraId="0893273F" w14:textId="77777777" w:rsidR="001F4C9C" w:rsidRDefault="001F4C9C" w:rsidP="0040402D">
      <w:r>
        <w:continuationSeparator/>
      </w:r>
    </w:p>
  </w:footnote>
  <w:footnote w:type="continuationNotice" w:id="1">
    <w:p w14:paraId="3450EEC5" w14:textId="77777777" w:rsidR="001F4C9C" w:rsidRDefault="001F4C9C" w:rsidP="0040402D"/>
  </w:footnote>
  <w:footnote w:id="2">
    <w:p w14:paraId="6476D760" w14:textId="106EC7AB" w:rsidR="00FA4410" w:rsidRDefault="00FA4410" w:rsidP="00FA4410">
      <w:pPr>
        <w:pStyle w:val="FootnoteText"/>
        <w:spacing w:line="276" w:lineRule="auto"/>
      </w:pPr>
      <w:r>
        <w:rPr>
          <w:rStyle w:val="FootnoteReference"/>
        </w:rPr>
        <w:footnoteRef/>
      </w:r>
      <w:r>
        <w:t xml:space="preserve"> Undergraduate Author, Department of Chemical Engineering, King Fahd University of Petroleum &amp; Minerals, Dhahran 31261, Saudi Arabia. (*Corresponding Author; Email: </w:t>
      </w:r>
      <w:del w:id="7" w:author="Author" w:date="2026-04-26T21:20:00Z" w16du:dateUtc="2026-04-26T18:20:00Z">
        <w:r w:rsidR="00000F85">
          <w:fldChar w:fldCharType="begin"/>
        </w:r>
        <w:r w:rsidR="00000F85">
          <w:delInstrText>HYPERLINK "mailto:s202283300@kfupm.edu.sa"</w:delInstrText>
        </w:r>
        <w:r w:rsidR="00000F85">
          <w:fldChar w:fldCharType="separate"/>
        </w:r>
        <w:r w:rsidR="00000F85" w:rsidRPr="00377F43">
          <w:rPr>
            <w:rStyle w:val="Hyperlink"/>
          </w:rPr>
          <w:delText>s202283300@kfupm.edu.sa</w:delText>
        </w:r>
        <w:r w:rsidR="00000F85">
          <w:fldChar w:fldCharType="end"/>
        </w:r>
        <w:r w:rsidR="00647320">
          <w:delText>;</w:delText>
        </w:r>
      </w:del>
      <w:ins w:id="8" w:author="Author" w:date="2026-04-26T21:20:00Z" w16du:dateUtc="2026-04-26T18:20:00Z">
        <w:r w:rsidRPr="00647320">
          <w:t>s202283300@kfupm.edu.sa</w:t>
        </w:r>
        <w:r>
          <w:t>;</w:t>
        </w:r>
      </w:ins>
      <w:r>
        <w:t xml:space="preserve"> ORCID </w:t>
      </w:r>
      <w:r w:rsidRPr="00441F57">
        <w:t>0009-0003-7015-9092</w:t>
      </w:r>
      <w:r>
        <w:t>).</w:t>
      </w:r>
    </w:p>
  </w:footnote>
  <w:footnote w:id="3">
    <w:p w14:paraId="3E3175D6" w14:textId="7B986753" w:rsidR="00FA4410" w:rsidRDefault="00FA4410" w:rsidP="00FA4410">
      <w:pPr>
        <w:pStyle w:val="FootnoteText"/>
        <w:spacing w:line="276" w:lineRule="auto"/>
      </w:pPr>
      <w:r>
        <w:rPr>
          <w:rStyle w:val="FootnoteReference"/>
        </w:rPr>
        <w:footnoteRef/>
      </w:r>
      <w:r>
        <w:t xml:space="preserve"> Research Mentor, Professor, Department of Information &amp; Computer Science, King Fahd University of Petroleum &amp; Minerals, Dhahran 31261, Saudi Arabia. (Email: </w:t>
      </w:r>
      <w:del w:id="10" w:author="Author" w:date="2026-04-26T21:20:00Z" w16du:dateUtc="2026-04-26T18:20:00Z">
        <w:r w:rsidR="00000F85">
          <w:fldChar w:fldCharType="begin"/>
        </w:r>
        <w:r w:rsidR="00000F85">
          <w:delInstrText>HYPERLINK "mailto:moayad@kfupm.edu.sa"</w:delInstrText>
        </w:r>
        <w:r w:rsidR="00000F85">
          <w:fldChar w:fldCharType="separate"/>
        </w:r>
        <w:r w:rsidR="00000F85" w:rsidRPr="0082556E">
          <w:rPr>
            <w:rStyle w:val="Hyperlink"/>
          </w:rPr>
          <w:delText>moayad@kfupm.edu.sa</w:delText>
        </w:r>
        <w:r w:rsidR="00000F85">
          <w:fldChar w:fldCharType="end"/>
        </w:r>
        <w:r w:rsidR="00647320">
          <w:delText>;</w:delText>
        </w:r>
      </w:del>
      <w:ins w:id="11" w:author="Author" w:date="2026-04-26T21:20:00Z" w16du:dateUtc="2026-04-26T18:20:00Z">
        <w:r w:rsidRPr="00647320">
          <w:t>moayad@kfupm.edu.sa</w:t>
        </w:r>
        <w:r>
          <w:t>;</w:t>
        </w:r>
      </w:ins>
      <w:r>
        <w:t xml:space="preserve"> ORCID 0000-0001-6792-5348).</w:t>
      </w:r>
    </w:p>
  </w:footnote>
  <w:footnote w:id="4">
    <w:p w14:paraId="0A82652B" w14:textId="2A6BE72F" w:rsidR="00FA4410" w:rsidRDefault="00FA4410" w:rsidP="00FA4410">
      <w:pPr>
        <w:pStyle w:val="FootnoteText"/>
        <w:spacing w:line="276" w:lineRule="auto"/>
      </w:pPr>
      <w:r>
        <w:rPr>
          <w:rStyle w:val="FootnoteReference"/>
        </w:rPr>
        <w:footnoteRef/>
      </w:r>
      <w:r>
        <w:t xml:space="preserve"> Research Mentor, Professor, Department of Chemical Engineering, King Fahd University of Petroleum &amp; Minerals, Dhahran 31261, Saudi Arabia. (*Corresponding Author; Email: </w:t>
      </w:r>
      <w:del w:id="12" w:author="Author" w:date="2026-04-26T21:20:00Z" w16du:dateUtc="2026-04-26T18:20:00Z">
        <w:r w:rsidR="00000F85">
          <w:fldChar w:fldCharType="begin"/>
        </w:r>
        <w:r w:rsidR="00000F85">
          <w:delInstrText>HYPERLINK "mailto:mfkhater@kfupm.edu.sa"</w:delInstrText>
        </w:r>
        <w:r w:rsidR="00000F85">
          <w:fldChar w:fldCharType="separate"/>
        </w:r>
        <w:r w:rsidR="00000F85" w:rsidRPr="0082556E">
          <w:rPr>
            <w:rStyle w:val="Hyperlink"/>
          </w:rPr>
          <w:delText>mfkhater@kfupm.edu.sa</w:delText>
        </w:r>
        <w:r w:rsidR="00000F85">
          <w:fldChar w:fldCharType="end"/>
        </w:r>
        <w:r w:rsidR="006B4574">
          <w:delText>;</w:delText>
        </w:r>
      </w:del>
      <w:ins w:id="13" w:author="Author" w:date="2026-04-26T21:20:00Z" w16du:dateUtc="2026-04-26T18:20:00Z">
        <w:r w:rsidRPr="00647320">
          <w:t>mfkhater@kfupm.edu.sa</w:t>
        </w:r>
        <w:r>
          <w:t>;</w:t>
        </w:r>
      </w:ins>
      <w:r>
        <w:t xml:space="preserve"> ORCID </w:t>
      </w:r>
      <w:r w:rsidRPr="006B4574">
        <w:t>0000-0003-0926-4056</w:t>
      </w:r>
      <w:r>
        <w:t>).</w:t>
      </w:r>
    </w:p>
  </w:footnote>
  <w:footnote w:id="5">
    <w:p w14:paraId="476FCE9B" w14:textId="038626C4" w:rsidR="00FA4410" w:rsidRDefault="00FA4410" w:rsidP="00FA4410">
      <w:pPr>
        <w:pStyle w:val="FootnoteText"/>
      </w:pPr>
      <w:r>
        <w:rPr>
          <w:rStyle w:val="FootnoteReference"/>
        </w:rPr>
        <w:footnoteRef/>
      </w:r>
      <w:r>
        <w:t xml:space="preserve"> Research Mentor, Researcher, </w:t>
      </w:r>
      <w:r w:rsidRPr="00F776E6">
        <w:t>Interdisciplinary Research Center for Refining &amp; Advanced Chemicals, King Fahd University of Petroleum &amp; Minerals, 31261 Dhahran, Saudi Arabia</w:t>
      </w:r>
      <w:r>
        <w:t xml:space="preserve"> (*Corresponding Author; Email: </w:t>
      </w:r>
      <w:del w:id="14" w:author="Author" w:date="2026-04-26T21:20:00Z" w16du:dateUtc="2026-04-26T18:20:00Z">
        <w:r w:rsidR="00000F85">
          <w:fldChar w:fldCharType="begin"/>
        </w:r>
        <w:r w:rsidR="00000F85">
          <w:delInstrText>HYPERLINK "mailto:mfkhater@kfupm.edu.sa"</w:delInstrText>
        </w:r>
        <w:r w:rsidR="00000F85">
          <w:fldChar w:fldCharType="separate"/>
        </w:r>
        <w:r w:rsidR="00000F85" w:rsidRPr="0082556E">
          <w:rPr>
            <w:rStyle w:val="Hyperlink"/>
          </w:rPr>
          <w:delText>mfkhater@kfupm.edu.sa</w:delText>
        </w:r>
        <w:r w:rsidR="00000F85">
          <w:fldChar w:fldCharType="end"/>
        </w:r>
        <w:r w:rsidR="006B4574">
          <w:delText>;</w:delText>
        </w:r>
      </w:del>
      <w:ins w:id="15" w:author="Author" w:date="2026-04-26T21:20:00Z" w16du:dateUtc="2026-04-26T18:20:00Z">
        <w:r w:rsidRPr="00647320">
          <w:t>mfkhater@kfupm.edu.sa</w:t>
        </w:r>
        <w:r>
          <w:t>;</w:t>
        </w:r>
      </w:ins>
      <w:r>
        <w:t xml:space="preserve"> ORCID </w:t>
      </w:r>
      <w:r w:rsidRPr="006B4574">
        <w:t>0000-0003-0926-4056</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83684" w14:textId="482BC9AF" w:rsidR="0096295C" w:rsidRDefault="0096295C" w:rsidP="00C2262F">
    <w:pPr>
      <w:pStyle w:val="Header"/>
      <w:jc w:val="right"/>
      <w:pPrChange w:id="1024" w:author="Author" w:date="2026-04-27T18:16:00Z" w16du:dateUtc="2026-04-27T12:46:00Z">
        <w:pPr>
          <w:jc w:val="right"/>
        </w:pPr>
      </w:pPrChange>
    </w:pPr>
    <w:del w:id="1025" w:author="Author" w:date="2026-04-27T18:16:00Z" w16du:dateUtc="2026-04-27T12:46:00Z">
      <w:r w:rsidRPr="0096295C" w:rsidDel="00C2262F">
        <w:rPr>
          <w:i/>
          <w:iCs/>
          <w:sz w:val="18"/>
          <w:szCs w:val="18"/>
        </w:rPr>
        <w:delText>Journal of Undergraduate Research International</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B59CB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33BC1"/>
    <w:multiLevelType w:val="multilevel"/>
    <w:tmpl w:val="BBF094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E66FF8"/>
    <w:multiLevelType w:val="hybridMultilevel"/>
    <w:tmpl w:val="E68C4C0E"/>
    <w:lvl w:ilvl="0" w:tplc="FFFFFFFF">
      <w:start w:val="1"/>
      <w:numFmt w:val="low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 w15:restartNumberingAfterBreak="0">
    <w:nsid w:val="070E571C"/>
    <w:multiLevelType w:val="hybridMultilevel"/>
    <w:tmpl w:val="960267D6"/>
    <w:lvl w:ilvl="0" w:tplc="D3225B2C">
      <w:start w:val="1"/>
      <w:numFmt w:val="bullet"/>
      <w:lvlText w:val="●"/>
      <w:lvlJc w:val="left"/>
      <w:pPr>
        <w:ind w:left="720" w:hanging="360"/>
      </w:pPr>
    </w:lvl>
    <w:lvl w:ilvl="1" w:tplc="2834B62C">
      <w:start w:val="1"/>
      <w:numFmt w:val="bullet"/>
      <w:lvlText w:val="○"/>
      <w:lvlJc w:val="left"/>
      <w:pPr>
        <w:ind w:left="1440" w:hanging="360"/>
      </w:pPr>
    </w:lvl>
    <w:lvl w:ilvl="2" w:tplc="579A1604">
      <w:start w:val="1"/>
      <w:numFmt w:val="bullet"/>
      <w:lvlText w:val="■"/>
      <w:lvlJc w:val="left"/>
      <w:pPr>
        <w:ind w:left="2160" w:hanging="360"/>
      </w:pPr>
    </w:lvl>
    <w:lvl w:ilvl="3" w:tplc="E9748F72">
      <w:start w:val="1"/>
      <w:numFmt w:val="bullet"/>
      <w:lvlText w:val="●"/>
      <w:lvlJc w:val="left"/>
      <w:pPr>
        <w:ind w:left="2880" w:hanging="360"/>
      </w:pPr>
    </w:lvl>
    <w:lvl w:ilvl="4" w:tplc="8A06A71C">
      <w:start w:val="1"/>
      <w:numFmt w:val="bullet"/>
      <w:lvlText w:val="○"/>
      <w:lvlJc w:val="left"/>
      <w:pPr>
        <w:ind w:left="3600" w:hanging="360"/>
      </w:pPr>
    </w:lvl>
    <w:lvl w:ilvl="5" w:tplc="60C0091A">
      <w:start w:val="1"/>
      <w:numFmt w:val="bullet"/>
      <w:lvlText w:val="■"/>
      <w:lvlJc w:val="left"/>
      <w:pPr>
        <w:ind w:left="4320" w:hanging="360"/>
      </w:pPr>
    </w:lvl>
    <w:lvl w:ilvl="6" w:tplc="6C00D32A">
      <w:start w:val="1"/>
      <w:numFmt w:val="bullet"/>
      <w:lvlText w:val="●"/>
      <w:lvlJc w:val="left"/>
      <w:pPr>
        <w:ind w:left="5040" w:hanging="360"/>
      </w:pPr>
    </w:lvl>
    <w:lvl w:ilvl="7" w:tplc="7E4C890A">
      <w:start w:val="1"/>
      <w:numFmt w:val="bullet"/>
      <w:lvlText w:val="●"/>
      <w:lvlJc w:val="left"/>
      <w:pPr>
        <w:ind w:left="5760" w:hanging="360"/>
      </w:pPr>
    </w:lvl>
    <w:lvl w:ilvl="8" w:tplc="EC9E3214">
      <w:start w:val="1"/>
      <w:numFmt w:val="bullet"/>
      <w:lvlText w:val="●"/>
      <w:lvlJc w:val="left"/>
      <w:pPr>
        <w:ind w:left="6480" w:hanging="360"/>
      </w:pPr>
    </w:lvl>
  </w:abstractNum>
  <w:abstractNum w:abstractNumId="4" w15:restartNumberingAfterBreak="0">
    <w:nsid w:val="125B5A1F"/>
    <w:multiLevelType w:val="hybridMultilevel"/>
    <w:tmpl w:val="0A42DDB8"/>
    <w:lvl w:ilvl="0" w:tplc="72F8288C">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5" w15:restartNumberingAfterBreak="0">
    <w:nsid w:val="1D9753A3"/>
    <w:multiLevelType w:val="hybridMultilevel"/>
    <w:tmpl w:val="C868B1D0"/>
    <w:lvl w:ilvl="0" w:tplc="FFFFFFFF">
      <w:start w:val="1"/>
      <w:numFmt w:val="upp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6" w15:restartNumberingAfterBreak="0">
    <w:nsid w:val="1E432A0E"/>
    <w:multiLevelType w:val="hybridMultilevel"/>
    <w:tmpl w:val="65003802"/>
    <w:lvl w:ilvl="0" w:tplc="FD58BCAE">
      <w:start w:val="1"/>
      <w:numFmt w:val="lowerRoman"/>
      <w:pStyle w:val="Heading5"/>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7" w15:restartNumberingAfterBreak="0">
    <w:nsid w:val="2AAA0543"/>
    <w:multiLevelType w:val="hybridMultilevel"/>
    <w:tmpl w:val="D578D40C"/>
    <w:lvl w:ilvl="0" w:tplc="8576A3AC">
      <w:start w:val="1"/>
      <w:numFmt w:val="lowerLetter"/>
      <w:pStyle w:val="Heading4"/>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8" w15:restartNumberingAfterBreak="0">
    <w:nsid w:val="2D94329C"/>
    <w:multiLevelType w:val="hybridMultilevel"/>
    <w:tmpl w:val="0CB27B02"/>
    <w:lvl w:ilvl="0" w:tplc="3DD8D8D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9" w15:restartNumberingAfterBreak="0">
    <w:nsid w:val="2EFD4D76"/>
    <w:multiLevelType w:val="hybridMultilevel"/>
    <w:tmpl w:val="065A1EE6"/>
    <w:lvl w:ilvl="0" w:tplc="035073EE">
      <w:numFmt w:val="decimal"/>
      <w:lvlText w:val="(%1)"/>
      <w:lvlJc w:val="left"/>
      <w:pPr>
        <w:ind w:left="396" w:hanging="360"/>
      </w:pPr>
      <w:rPr>
        <w:rFonts w:hint="default"/>
        <w:sz w:val="16"/>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0" w15:restartNumberingAfterBreak="0">
    <w:nsid w:val="3241154F"/>
    <w:multiLevelType w:val="hybridMultilevel"/>
    <w:tmpl w:val="FC7E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2285A"/>
    <w:multiLevelType w:val="hybridMultilevel"/>
    <w:tmpl w:val="8EDE6B7E"/>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2" w15:restartNumberingAfterBreak="0">
    <w:nsid w:val="3C3A4378"/>
    <w:multiLevelType w:val="multilevel"/>
    <w:tmpl w:val="F484FB10"/>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662" w:hanging="432"/>
      </w:pPr>
      <w:rPr>
        <w:rFonts w:hint="default"/>
      </w:rPr>
    </w:lvl>
    <w:lvl w:ilvl="2">
      <w:start w:val="1"/>
      <w:numFmt w:val="decimal"/>
      <w:pStyle w:val="Heading3"/>
      <w:lvlText w:val="%1.%2.%3."/>
      <w:lvlJc w:val="left"/>
      <w:pPr>
        <w:ind w:left="26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C665291"/>
    <w:multiLevelType w:val="hybridMultilevel"/>
    <w:tmpl w:val="7EACEC3C"/>
    <w:lvl w:ilvl="0" w:tplc="715AE256">
      <w:start w:val="5"/>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4" w15:restartNumberingAfterBreak="0">
    <w:nsid w:val="459B0816"/>
    <w:multiLevelType w:val="hybridMultilevel"/>
    <w:tmpl w:val="DE9475B8"/>
    <w:lvl w:ilvl="0" w:tplc="6E74E6C0">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5" w15:restartNumberingAfterBreak="0">
    <w:nsid w:val="47BD5A3B"/>
    <w:multiLevelType w:val="hybridMultilevel"/>
    <w:tmpl w:val="17CA09A8"/>
    <w:lvl w:ilvl="0" w:tplc="BBE02216">
      <w:start w:val="1"/>
      <w:numFmt w:val="lowerRoman"/>
      <w:lvlText w:val="%1)"/>
      <w:lvlJc w:val="left"/>
      <w:pPr>
        <w:ind w:left="1080" w:hanging="720"/>
      </w:pPr>
      <w:rPr>
        <w:rFonts w:hint="default"/>
      </w:rPr>
    </w:lvl>
    <w:lvl w:ilvl="1" w:tplc="289C5AC4" w:tentative="1">
      <w:start w:val="1"/>
      <w:numFmt w:val="lowerLetter"/>
      <w:lvlText w:val="%2."/>
      <w:lvlJc w:val="left"/>
      <w:pPr>
        <w:ind w:left="1440" w:hanging="360"/>
      </w:pPr>
    </w:lvl>
    <w:lvl w:ilvl="2" w:tplc="A6709DB2" w:tentative="1">
      <w:start w:val="1"/>
      <w:numFmt w:val="lowerRoman"/>
      <w:lvlText w:val="%3."/>
      <w:lvlJc w:val="right"/>
      <w:pPr>
        <w:ind w:left="2160" w:hanging="180"/>
      </w:pPr>
    </w:lvl>
    <w:lvl w:ilvl="3" w:tplc="5CC0ADF0" w:tentative="1">
      <w:start w:val="1"/>
      <w:numFmt w:val="decimal"/>
      <w:lvlText w:val="%4."/>
      <w:lvlJc w:val="left"/>
      <w:pPr>
        <w:ind w:left="2880" w:hanging="360"/>
      </w:pPr>
    </w:lvl>
    <w:lvl w:ilvl="4" w:tplc="7E7E2AF6" w:tentative="1">
      <w:start w:val="1"/>
      <w:numFmt w:val="lowerLetter"/>
      <w:lvlText w:val="%5."/>
      <w:lvlJc w:val="left"/>
      <w:pPr>
        <w:ind w:left="3600" w:hanging="360"/>
      </w:pPr>
    </w:lvl>
    <w:lvl w:ilvl="5" w:tplc="6F88546E" w:tentative="1">
      <w:start w:val="1"/>
      <w:numFmt w:val="lowerRoman"/>
      <w:lvlText w:val="%6."/>
      <w:lvlJc w:val="right"/>
      <w:pPr>
        <w:ind w:left="4320" w:hanging="180"/>
      </w:pPr>
    </w:lvl>
    <w:lvl w:ilvl="6" w:tplc="6A96769E" w:tentative="1">
      <w:start w:val="1"/>
      <w:numFmt w:val="decimal"/>
      <w:lvlText w:val="%7."/>
      <w:lvlJc w:val="left"/>
      <w:pPr>
        <w:ind w:left="5040" w:hanging="360"/>
      </w:pPr>
    </w:lvl>
    <w:lvl w:ilvl="7" w:tplc="28628544" w:tentative="1">
      <w:start w:val="1"/>
      <w:numFmt w:val="lowerLetter"/>
      <w:lvlText w:val="%8."/>
      <w:lvlJc w:val="left"/>
      <w:pPr>
        <w:ind w:left="5760" w:hanging="360"/>
      </w:pPr>
    </w:lvl>
    <w:lvl w:ilvl="8" w:tplc="1D7C8BA8" w:tentative="1">
      <w:start w:val="1"/>
      <w:numFmt w:val="lowerRoman"/>
      <w:lvlText w:val="%9."/>
      <w:lvlJc w:val="right"/>
      <w:pPr>
        <w:ind w:left="6480" w:hanging="180"/>
      </w:pPr>
    </w:lvl>
  </w:abstractNum>
  <w:abstractNum w:abstractNumId="16" w15:restartNumberingAfterBreak="0">
    <w:nsid w:val="4A44460D"/>
    <w:multiLevelType w:val="hybridMultilevel"/>
    <w:tmpl w:val="98C2EC58"/>
    <w:lvl w:ilvl="0" w:tplc="AE64BB30">
      <w:start w:val="4"/>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7" w15:restartNumberingAfterBreak="0">
    <w:nsid w:val="55986050"/>
    <w:multiLevelType w:val="hybridMultilevel"/>
    <w:tmpl w:val="6486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3F43C7"/>
    <w:multiLevelType w:val="hybridMultilevel"/>
    <w:tmpl w:val="CCB492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5D026B89"/>
    <w:multiLevelType w:val="hybridMultilevel"/>
    <w:tmpl w:val="53A41120"/>
    <w:lvl w:ilvl="0" w:tplc="9BD6E450">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0" w15:restartNumberingAfterBreak="0">
    <w:nsid w:val="5ECF6842"/>
    <w:multiLevelType w:val="hybridMultilevel"/>
    <w:tmpl w:val="9D1CD856"/>
    <w:lvl w:ilvl="0" w:tplc="6D6E8E5A">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1" w15:restartNumberingAfterBreak="0">
    <w:nsid w:val="5F8823BD"/>
    <w:multiLevelType w:val="hybridMultilevel"/>
    <w:tmpl w:val="993294BC"/>
    <w:lvl w:ilvl="0" w:tplc="BCF8F384">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2" w15:restartNumberingAfterBreak="0">
    <w:nsid w:val="6B672F95"/>
    <w:multiLevelType w:val="hybridMultilevel"/>
    <w:tmpl w:val="4D2E6950"/>
    <w:lvl w:ilvl="0" w:tplc="7BBA2E3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3" w15:restartNumberingAfterBreak="0">
    <w:nsid w:val="79B852E3"/>
    <w:multiLevelType w:val="hybridMultilevel"/>
    <w:tmpl w:val="D1401C36"/>
    <w:lvl w:ilvl="0" w:tplc="34FAD714">
      <w:start w:val="3"/>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num w:numId="1" w16cid:durableId="1390227785">
    <w:abstractNumId w:val="12"/>
  </w:num>
  <w:num w:numId="2" w16cid:durableId="19500416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5186431">
    <w:abstractNumId w:val="7"/>
  </w:num>
  <w:num w:numId="4" w16cid:durableId="865555501">
    <w:abstractNumId w:val="6"/>
  </w:num>
  <w:num w:numId="5" w16cid:durableId="1907181654">
    <w:abstractNumId w:val="15"/>
  </w:num>
  <w:num w:numId="6" w16cid:durableId="405566711">
    <w:abstractNumId w:val="1"/>
  </w:num>
  <w:num w:numId="7" w16cid:durableId="133914745">
    <w:abstractNumId w:val="4"/>
  </w:num>
  <w:num w:numId="8" w16cid:durableId="135878938">
    <w:abstractNumId w:val="5"/>
  </w:num>
  <w:num w:numId="9" w16cid:durableId="1817798966">
    <w:abstractNumId w:val="2"/>
  </w:num>
  <w:num w:numId="10" w16cid:durableId="17291858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82689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84651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6322706">
    <w:abstractNumId w:val="20"/>
  </w:num>
  <w:num w:numId="14" w16cid:durableId="2136212481">
    <w:abstractNumId w:val="0"/>
  </w:num>
  <w:num w:numId="15" w16cid:durableId="951130211">
    <w:abstractNumId w:val="22"/>
  </w:num>
  <w:num w:numId="16" w16cid:durableId="1355418976">
    <w:abstractNumId w:val="10"/>
  </w:num>
  <w:num w:numId="17" w16cid:durableId="2109151906">
    <w:abstractNumId w:val="14"/>
  </w:num>
  <w:num w:numId="18" w16cid:durableId="499009517">
    <w:abstractNumId w:val="13"/>
  </w:num>
  <w:num w:numId="19" w16cid:durableId="796996479">
    <w:abstractNumId w:val="16"/>
  </w:num>
  <w:num w:numId="20" w16cid:durableId="1398361185">
    <w:abstractNumId w:val="23"/>
  </w:num>
  <w:num w:numId="21" w16cid:durableId="172456024">
    <w:abstractNumId w:val="21"/>
  </w:num>
  <w:num w:numId="22" w16cid:durableId="1128862125">
    <w:abstractNumId w:val="8"/>
  </w:num>
  <w:num w:numId="23" w16cid:durableId="692194795">
    <w:abstractNumId w:val="18"/>
  </w:num>
  <w:num w:numId="24" w16cid:durableId="1046953387">
    <w:abstractNumId w:val="9"/>
  </w:num>
  <w:num w:numId="25" w16cid:durableId="615528997">
    <w:abstractNumId w:val="17"/>
  </w:num>
  <w:num w:numId="26" w16cid:durableId="1816070952">
    <w:abstractNumId w:val="11"/>
  </w:num>
  <w:num w:numId="27" w16cid:durableId="1439719191">
    <w:abstractNumId w:val="19"/>
  </w:num>
  <w:num w:numId="28" w16cid:durableId="500395511">
    <w:abstractNumId w:val="3"/>
    <w:lvlOverride w:ilvl="0">
      <w:startOverride w:val="1"/>
    </w:lvlOverride>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ztDQ1NjQ0NTA0NzFU0lEKTi0uzszPAykwtawFAL5zt9wtAAAA"/>
  </w:docVars>
  <w:rsids>
    <w:rsidRoot w:val="001069AA"/>
    <w:rsid w:val="000000CA"/>
    <w:rsid w:val="00000F85"/>
    <w:rsid w:val="00000FB8"/>
    <w:rsid w:val="0000150E"/>
    <w:rsid w:val="00001FC6"/>
    <w:rsid w:val="0000242E"/>
    <w:rsid w:val="0000254D"/>
    <w:rsid w:val="00003610"/>
    <w:rsid w:val="0000362F"/>
    <w:rsid w:val="00003CA1"/>
    <w:rsid w:val="00003DE5"/>
    <w:rsid w:val="00003FC5"/>
    <w:rsid w:val="00004392"/>
    <w:rsid w:val="000047EE"/>
    <w:rsid w:val="00004D74"/>
    <w:rsid w:val="00004D8A"/>
    <w:rsid w:val="00004EA8"/>
    <w:rsid w:val="000050B2"/>
    <w:rsid w:val="000052A3"/>
    <w:rsid w:val="0000556F"/>
    <w:rsid w:val="00005A0E"/>
    <w:rsid w:val="000060FA"/>
    <w:rsid w:val="000065FB"/>
    <w:rsid w:val="00006694"/>
    <w:rsid w:val="00006937"/>
    <w:rsid w:val="00006D2F"/>
    <w:rsid w:val="00007004"/>
    <w:rsid w:val="000072C9"/>
    <w:rsid w:val="00010765"/>
    <w:rsid w:val="0001083F"/>
    <w:rsid w:val="00010897"/>
    <w:rsid w:val="00011440"/>
    <w:rsid w:val="00011575"/>
    <w:rsid w:val="0001162E"/>
    <w:rsid w:val="000116F7"/>
    <w:rsid w:val="0001194F"/>
    <w:rsid w:val="00011A16"/>
    <w:rsid w:val="00011BDD"/>
    <w:rsid w:val="00012597"/>
    <w:rsid w:val="000127EF"/>
    <w:rsid w:val="000128D2"/>
    <w:rsid w:val="00012AC8"/>
    <w:rsid w:val="00012F90"/>
    <w:rsid w:val="000131B2"/>
    <w:rsid w:val="000135C9"/>
    <w:rsid w:val="00013707"/>
    <w:rsid w:val="00013BFA"/>
    <w:rsid w:val="00013C7C"/>
    <w:rsid w:val="00014163"/>
    <w:rsid w:val="00014344"/>
    <w:rsid w:val="00014E53"/>
    <w:rsid w:val="00015212"/>
    <w:rsid w:val="000152ED"/>
    <w:rsid w:val="0001568B"/>
    <w:rsid w:val="000158A4"/>
    <w:rsid w:val="00015F8E"/>
    <w:rsid w:val="000160AC"/>
    <w:rsid w:val="000163A0"/>
    <w:rsid w:val="000167D5"/>
    <w:rsid w:val="000169BF"/>
    <w:rsid w:val="00016A40"/>
    <w:rsid w:val="00016B21"/>
    <w:rsid w:val="00016EB1"/>
    <w:rsid w:val="000172F8"/>
    <w:rsid w:val="00017EF2"/>
    <w:rsid w:val="000206FB"/>
    <w:rsid w:val="00020E0D"/>
    <w:rsid w:val="00021B43"/>
    <w:rsid w:val="00021B91"/>
    <w:rsid w:val="000223C9"/>
    <w:rsid w:val="0002243C"/>
    <w:rsid w:val="000225C0"/>
    <w:rsid w:val="000227A9"/>
    <w:rsid w:val="00022ED8"/>
    <w:rsid w:val="00022FD2"/>
    <w:rsid w:val="000236F8"/>
    <w:rsid w:val="00023A81"/>
    <w:rsid w:val="00023D36"/>
    <w:rsid w:val="00023E1E"/>
    <w:rsid w:val="0002461D"/>
    <w:rsid w:val="00025164"/>
    <w:rsid w:val="000251E9"/>
    <w:rsid w:val="00025659"/>
    <w:rsid w:val="000258D2"/>
    <w:rsid w:val="00025BE2"/>
    <w:rsid w:val="00025EE2"/>
    <w:rsid w:val="00026483"/>
    <w:rsid w:val="00026B8F"/>
    <w:rsid w:val="00026BD8"/>
    <w:rsid w:val="000271B1"/>
    <w:rsid w:val="000271EB"/>
    <w:rsid w:val="00027334"/>
    <w:rsid w:val="0002743F"/>
    <w:rsid w:val="00027465"/>
    <w:rsid w:val="000275BE"/>
    <w:rsid w:val="000277B7"/>
    <w:rsid w:val="00027B5E"/>
    <w:rsid w:val="00027C0E"/>
    <w:rsid w:val="00027E2B"/>
    <w:rsid w:val="00030141"/>
    <w:rsid w:val="000302CF"/>
    <w:rsid w:val="0003039B"/>
    <w:rsid w:val="000305ED"/>
    <w:rsid w:val="000308B9"/>
    <w:rsid w:val="00030914"/>
    <w:rsid w:val="00030C76"/>
    <w:rsid w:val="000311E1"/>
    <w:rsid w:val="0003145B"/>
    <w:rsid w:val="000317A4"/>
    <w:rsid w:val="000317DF"/>
    <w:rsid w:val="00031903"/>
    <w:rsid w:val="00031C36"/>
    <w:rsid w:val="00031FE4"/>
    <w:rsid w:val="00032364"/>
    <w:rsid w:val="000323CF"/>
    <w:rsid w:val="00032EE2"/>
    <w:rsid w:val="000330D1"/>
    <w:rsid w:val="0003457B"/>
    <w:rsid w:val="00034757"/>
    <w:rsid w:val="00034974"/>
    <w:rsid w:val="00034B93"/>
    <w:rsid w:val="00034BDF"/>
    <w:rsid w:val="00034E22"/>
    <w:rsid w:val="0003528A"/>
    <w:rsid w:val="00035464"/>
    <w:rsid w:val="0003577C"/>
    <w:rsid w:val="000358DC"/>
    <w:rsid w:val="00035AA8"/>
    <w:rsid w:val="00035CED"/>
    <w:rsid w:val="000360D9"/>
    <w:rsid w:val="000363B5"/>
    <w:rsid w:val="000369B2"/>
    <w:rsid w:val="0003709A"/>
    <w:rsid w:val="00037670"/>
    <w:rsid w:val="00037BBF"/>
    <w:rsid w:val="000403D6"/>
    <w:rsid w:val="00040B7A"/>
    <w:rsid w:val="00040FF6"/>
    <w:rsid w:val="000418AD"/>
    <w:rsid w:val="00041DC8"/>
    <w:rsid w:val="000423BB"/>
    <w:rsid w:val="000423C9"/>
    <w:rsid w:val="00042608"/>
    <w:rsid w:val="00042AF9"/>
    <w:rsid w:val="00042B48"/>
    <w:rsid w:val="00042E84"/>
    <w:rsid w:val="000430F3"/>
    <w:rsid w:val="00043171"/>
    <w:rsid w:val="00043261"/>
    <w:rsid w:val="000442E2"/>
    <w:rsid w:val="00044AC6"/>
    <w:rsid w:val="000455EE"/>
    <w:rsid w:val="00045604"/>
    <w:rsid w:val="0004606C"/>
    <w:rsid w:val="00046714"/>
    <w:rsid w:val="00046A45"/>
    <w:rsid w:val="00046E8E"/>
    <w:rsid w:val="0004730B"/>
    <w:rsid w:val="00047439"/>
    <w:rsid w:val="00047457"/>
    <w:rsid w:val="000478A8"/>
    <w:rsid w:val="0004796A"/>
    <w:rsid w:val="00047D0F"/>
    <w:rsid w:val="00047D2E"/>
    <w:rsid w:val="00047F39"/>
    <w:rsid w:val="00050C79"/>
    <w:rsid w:val="00051609"/>
    <w:rsid w:val="000517D8"/>
    <w:rsid w:val="0005217F"/>
    <w:rsid w:val="0005248B"/>
    <w:rsid w:val="00052913"/>
    <w:rsid w:val="00052B74"/>
    <w:rsid w:val="00052CC9"/>
    <w:rsid w:val="00053BF5"/>
    <w:rsid w:val="00053DE5"/>
    <w:rsid w:val="00053EB0"/>
    <w:rsid w:val="000547A5"/>
    <w:rsid w:val="00054B93"/>
    <w:rsid w:val="00054C7F"/>
    <w:rsid w:val="00054CA6"/>
    <w:rsid w:val="0005572C"/>
    <w:rsid w:val="00055DB4"/>
    <w:rsid w:val="00055EA1"/>
    <w:rsid w:val="00055F8A"/>
    <w:rsid w:val="000567AD"/>
    <w:rsid w:val="00056DD1"/>
    <w:rsid w:val="00057001"/>
    <w:rsid w:val="0005702A"/>
    <w:rsid w:val="00057396"/>
    <w:rsid w:val="00057FD7"/>
    <w:rsid w:val="000613BF"/>
    <w:rsid w:val="00061506"/>
    <w:rsid w:val="000616A7"/>
    <w:rsid w:val="0006275A"/>
    <w:rsid w:val="00062D6F"/>
    <w:rsid w:val="00062DBB"/>
    <w:rsid w:val="0006334E"/>
    <w:rsid w:val="000633E6"/>
    <w:rsid w:val="00063839"/>
    <w:rsid w:val="00063B57"/>
    <w:rsid w:val="00063E66"/>
    <w:rsid w:val="000644A3"/>
    <w:rsid w:val="0006451E"/>
    <w:rsid w:val="000645FA"/>
    <w:rsid w:val="00064696"/>
    <w:rsid w:val="00064C0B"/>
    <w:rsid w:val="00064ECC"/>
    <w:rsid w:val="0006504B"/>
    <w:rsid w:val="000653EA"/>
    <w:rsid w:val="0006545A"/>
    <w:rsid w:val="00065780"/>
    <w:rsid w:val="00065A15"/>
    <w:rsid w:val="00065F94"/>
    <w:rsid w:val="000660E0"/>
    <w:rsid w:val="000663F0"/>
    <w:rsid w:val="000668E8"/>
    <w:rsid w:val="000672BE"/>
    <w:rsid w:val="00067369"/>
    <w:rsid w:val="00067550"/>
    <w:rsid w:val="000675EC"/>
    <w:rsid w:val="00067720"/>
    <w:rsid w:val="00067E32"/>
    <w:rsid w:val="000700B6"/>
    <w:rsid w:val="000702FD"/>
    <w:rsid w:val="00070311"/>
    <w:rsid w:val="00070D94"/>
    <w:rsid w:val="00070F85"/>
    <w:rsid w:val="000710C4"/>
    <w:rsid w:val="00071315"/>
    <w:rsid w:val="000714F2"/>
    <w:rsid w:val="00071697"/>
    <w:rsid w:val="0007192E"/>
    <w:rsid w:val="00071B5D"/>
    <w:rsid w:val="00071E5F"/>
    <w:rsid w:val="0007205A"/>
    <w:rsid w:val="000720FD"/>
    <w:rsid w:val="000725CF"/>
    <w:rsid w:val="0007265D"/>
    <w:rsid w:val="0007272C"/>
    <w:rsid w:val="00072772"/>
    <w:rsid w:val="00072DE6"/>
    <w:rsid w:val="00072E23"/>
    <w:rsid w:val="00073344"/>
    <w:rsid w:val="00073B62"/>
    <w:rsid w:val="0007460B"/>
    <w:rsid w:val="00074813"/>
    <w:rsid w:val="0007482E"/>
    <w:rsid w:val="00074C58"/>
    <w:rsid w:val="00075376"/>
    <w:rsid w:val="00075399"/>
    <w:rsid w:val="00075500"/>
    <w:rsid w:val="00075906"/>
    <w:rsid w:val="000759A0"/>
    <w:rsid w:val="00075C4B"/>
    <w:rsid w:val="00075C63"/>
    <w:rsid w:val="00075E19"/>
    <w:rsid w:val="0007618E"/>
    <w:rsid w:val="000764E3"/>
    <w:rsid w:val="00076604"/>
    <w:rsid w:val="000770D7"/>
    <w:rsid w:val="000770F0"/>
    <w:rsid w:val="0007772E"/>
    <w:rsid w:val="00077777"/>
    <w:rsid w:val="00077C25"/>
    <w:rsid w:val="000803FA"/>
    <w:rsid w:val="00080411"/>
    <w:rsid w:val="00080682"/>
    <w:rsid w:val="00080F3B"/>
    <w:rsid w:val="00081242"/>
    <w:rsid w:val="0008125F"/>
    <w:rsid w:val="00081DA7"/>
    <w:rsid w:val="00082326"/>
    <w:rsid w:val="0008251F"/>
    <w:rsid w:val="000825E7"/>
    <w:rsid w:val="0008293D"/>
    <w:rsid w:val="00082A4D"/>
    <w:rsid w:val="00082E29"/>
    <w:rsid w:val="0008317C"/>
    <w:rsid w:val="00083272"/>
    <w:rsid w:val="00083869"/>
    <w:rsid w:val="00084E0A"/>
    <w:rsid w:val="00084F32"/>
    <w:rsid w:val="00085126"/>
    <w:rsid w:val="00085666"/>
    <w:rsid w:val="00085C30"/>
    <w:rsid w:val="000860EB"/>
    <w:rsid w:val="00086262"/>
    <w:rsid w:val="0008633C"/>
    <w:rsid w:val="00086AAE"/>
    <w:rsid w:val="00087627"/>
    <w:rsid w:val="0008779B"/>
    <w:rsid w:val="000877F2"/>
    <w:rsid w:val="00087BF5"/>
    <w:rsid w:val="0009023A"/>
    <w:rsid w:val="000903FE"/>
    <w:rsid w:val="00090435"/>
    <w:rsid w:val="00090649"/>
    <w:rsid w:val="00090773"/>
    <w:rsid w:val="00090D46"/>
    <w:rsid w:val="0009101C"/>
    <w:rsid w:val="0009127B"/>
    <w:rsid w:val="0009189E"/>
    <w:rsid w:val="00091EA1"/>
    <w:rsid w:val="00091FDA"/>
    <w:rsid w:val="00092174"/>
    <w:rsid w:val="00092187"/>
    <w:rsid w:val="00092873"/>
    <w:rsid w:val="00092929"/>
    <w:rsid w:val="00092B30"/>
    <w:rsid w:val="0009313B"/>
    <w:rsid w:val="00093730"/>
    <w:rsid w:val="0009398E"/>
    <w:rsid w:val="0009440A"/>
    <w:rsid w:val="000944A7"/>
    <w:rsid w:val="00094789"/>
    <w:rsid w:val="00094906"/>
    <w:rsid w:val="000949C3"/>
    <w:rsid w:val="00094A31"/>
    <w:rsid w:val="00094E1B"/>
    <w:rsid w:val="00094E4A"/>
    <w:rsid w:val="0009514C"/>
    <w:rsid w:val="0009517B"/>
    <w:rsid w:val="00095253"/>
    <w:rsid w:val="000953A5"/>
    <w:rsid w:val="000953E9"/>
    <w:rsid w:val="000954B1"/>
    <w:rsid w:val="00095515"/>
    <w:rsid w:val="00095741"/>
    <w:rsid w:val="00095CCE"/>
    <w:rsid w:val="00095FB6"/>
    <w:rsid w:val="000967B9"/>
    <w:rsid w:val="00096CD2"/>
    <w:rsid w:val="00096D0D"/>
    <w:rsid w:val="000970C9"/>
    <w:rsid w:val="000970D0"/>
    <w:rsid w:val="00097287"/>
    <w:rsid w:val="000975B3"/>
    <w:rsid w:val="00097651"/>
    <w:rsid w:val="000A04E1"/>
    <w:rsid w:val="000A0542"/>
    <w:rsid w:val="000A0DB9"/>
    <w:rsid w:val="000A0F55"/>
    <w:rsid w:val="000A111D"/>
    <w:rsid w:val="000A1221"/>
    <w:rsid w:val="000A1883"/>
    <w:rsid w:val="000A18BB"/>
    <w:rsid w:val="000A1B4B"/>
    <w:rsid w:val="000A289D"/>
    <w:rsid w:val="000A2F26"/>
    <w:rsid w:val="000A3783"/>
    <w:rsid w:val="000A3B5A"/>
    <w:rsid w:val="000A3BF4"/>
    <w:rsid w:val="000A3C69"/>
    <w:rsid w:val="000A4261"/>
    <w:rsid w:val="000A45B8"/>
    <w:rsid w:val="000A4A85"/>
    <w:rsid w:val="000A4C9B"/>
    <w:rsid w:val="000A4DAE"/>
    <w:rsid w:val="000A4E5B"/>
    <w:rsid w:val="000A4E9A"/>
    <w:rsid w:val="000A55D0"/>
    <w:rsid w:val="000A566E"/>
    <w:rsid w:val="000A6361"/>
    <w:rsid w:val="000A655D"/>
    <w:rsid w:val="000A6ECC"/>
    <w:rsid w:val="000A6EE4"/>
    <w:rsid w:val="000A7487"/>
    <w:rsid w:val="000B04B0"/>
    <w:rsid w:val="000B068A"/>
    <w:rsid w:val="000B0CE0"/>
    <w:rsid w:val="000B0E5E"/>
    <w:rsid w:val="000B11E4"/>
    <w:rsid w:val="000B12F0"/>
    <w:rsid w:val="000B17D3"/>
    <w:rsid w:val="000B18E3"/>
    <w:rsid w:val="000B18F2"/>
    <w:rsid w:val="000B2101"/>
    <w:rsid w:val="000B21E6"/>
    <w:rsid w:val="000B22F0"/>
    <w:rsid w:val="000B24BF"/>
    <w:rsid w:val="000B276C"/>
    <w:rsid w:val="000B2F3E"/>
    <w:rsid w:val="000B33BA"/>
    <w:rsid w:val="000B3565"/>
    <w:rsid w:val="000B39E4"/>
    <w:rsid w:val="000B3E2D"/>
    <w:rsid w:val="000B43B5"/>
    <w:rsid w:val="000B4473"/>
    <w:rsid w:val="000B4547"/>
    <w:rsid w:val="000B456E"/>
    <w:rsid w:val="000B4CEB"/>
    <w:rsid w:val="000B580A"/>
    <w:rsid w:val="000B5821"/>
    <w:rsid w:val="000B5824"/>
    <w:rsid w:val="000B5890"/>
    <w:rsid w:val="000B59F0"/>
    <w:rsid w:val="000B5F25"/>
    <w:rsid w:val="000B5FA4"/>
    <w:rsid w:val="000B61AC"/>
    <w:rsid w:val="000B627A"/>
    <w:rsid w:val="000B62B7"/>
    <w:rsid w:val="000B63B0"/>
    <w:rsid w:val="000B645C"/>
    <w:rsid w:val="000B66A5"/>
    <w:rsid w:val="000B69B7"/>
    <w:rsid w:val="000B6CFD"/>
    <w:rsid w:val="000B6DDE"/>
    <w:rsid w:val="000B6E1D"/>
    <w:rsid w:val="000B77EA"/>
    <w:rsid w:val="000B7A91"/>
    <w:rsid w:val="000B7B05"/>
    <w:rsid w:val="000B7BAC"/>
    <w:rsid w:val="000B7E69"/>
    <w:rsid w:val="000C0090"/>
    <w:rsid w:val="000C02E3"/>
    <w:rsid w:val="000C07C1"/>
    <w:rsid w:val="000C0C8E"/>
    <w:rsid w:val="000C1045"/>
    <w:rsid w:val="000C1666"/>
    <w:rsid w:val="000C19CD"/>
    <w:rsid w:val="000C1AAF"/>
    <w:rsid w:val="000C1C66"/>
    <w:rsid w:val="000C1E6E"/>
    <w:rsid w:val="000C1FF6"/>
    <w:rsid w:val="000C2479"/>
    <w:rsid w:val="000C2746"/>
    <w:rsid w:val="000C2A08"/>
    <w:rsid w:val="000C3297"/>
    <w:rsid w:val="000C405E"/>
    <w:rsid w:val="000C4265"/>
    <w:rsid w:val="000C4B30"/>
    <w:rsid w:val="000C4E9D"/>
    <w:rsid w:val="000C5034"/>
    <w:rsid w:val="000C537E"/>
    <w:rsid w:val="000C5603"/>
    <w:rsid w:val="000C578C"/>
    <w:rsid w:val="000C5877"/>
    <w:rsid w:val="000C5AEE"/>
    <w:rsid w:val="000C5C9F"/>
    <w:rsid w:val="000C5E1E"/>
    <w:rsid w:val="000C624A"/>
    <w:rsid w:val="000C6432"/>
    <w:rsid w:val="000C65F4"/>
    <w:rsid w:val="000C6854"/>
    <w:rsid w:val="000C6D8B"/>
    <w:rsid w:val="000C7164"/>
    <w:rsid w:val="000C7185"/>
    <w:rsid w:val="000C756D"/>
    <w:rsid w:val="000C75C1"/>
    <w:rsid w:val="000C78AF"/>
    <w:rsid w:val="000C79E0"/>
    <w:rsid w:val="000C7A7D"/>
    <w:rsid w:val="000C7B1C"/>
    <w:rsid w:val="000C7BD6"/>
    <w:rsid w:val="000D043F"/>
    <w:rsid w:val="000D0473"/>
    <w:rsid w:val="000D04EC"/>
    <w:rsid w:val="000D06DC"/>
    <w:rsid w:val="000D0B5E"/>
    <w:rsid w:val="000D0B6F"/>
    <w:rsid w:val="000D18E5"/>
    <w:rsid w:val="000D1C93"/>
    <w:rsid w:val="000D1D89"/>
    <w:rsid w:val="000D218F"/>
    <w:rsid w:val="000D21B2"/>
    <w:rsid w:val="000D2279"/>
    <w:rsid w:val="000D253E"/>
    <w:rsid w:val="000D276A"/>
    <w:rsid w:val="000D2DC6"/>
    <w:rsid w:val="000D2E7A"/>
    <w:rsid w:val="000D302B"/>
    <w:rsid w:val="000D36E7"/>
    <w:rsid w:val="000D39E4"/>
    <w:rsid w:val="000D3E3D"/>
    <w:rsid w:val="000D426C"/>
    <w:rsid w:val="000D47B5"/>
    <w:rsid w:val="000D4969"/>
    <w:rsid w:val="000D497A"/>
    <w:rsid w:val="000D4DD0"/>
    <w:rsid w:val="000D4E2F"/>
    <w:rsid w:val="000D4E9F"/>
    <w:rsid w:val="000D50F2"/>
    <w:rsid w:val="000D52F7"/>
    <w:rsid w:val="000D55AB"/>
    <w:rsid w:val="000D5ACA"/>
    <w:rsid w:val="000D5D50"/>
    <w:rsid w:val="000D5E33"/>
    <w:rsid w:val="000D62A0"/>
    <w:rsid w:val="000D62F9"/>
    <w:rsid w:val="000D6B6F"/>
    <w:rsid w:val="000D6BC5"/>
    <w:rsid w:val="000D6F00"/>
    <w:rsid w:val="000D70DD"/>
    <w:rsid w:val="000D732C"/>
    <w:rsid w:val="000D73D1"/>
    <w:rsid w:val="000D782A"/>
    <w:rsid w:val="000E0052"/>
    <w:rsid w:val="000E0138"/>
    <w:rsid w:val="000E07DF"/>
    <w:rsid w:val="000E09ED"/>
    <w:rsid w:val="000E10D3"/>
    <w:rsid w:val="000E153E"/>
    <w:rsid w:val="000E1685"/>
    <w:rsid w:val="000E1819"/>
    <w:rsid w:val="000E1E50"/>
    <w:rsid w:val="000E2712"/>
    <w:rsid w:val="000E2822"/>
    <w:rsid w:val="000E2B32"/>
    <w:rsid w:val="000E2F51"/>
    <w:rsid w:val="000E3019"/>
    <w:rsid w:val="000E30AE"/>
    <w:rsid w:val="000E31BB"/>
    <w:rsid w:val="000E379A"/>
    <w:rsid w:val="000E395F"/>
    <w:rsid w:val="000E43F4"/>
    <w:rsid w:val="000E4753"/>
    <w:rsid w:val="000E4AAB"/>
    <w:rsid w:val="000E53E2"/>
    <w:rsid w:val="000E58F8"/>
    <w:rsid w:val="000E5B3F"/>
    <w:rsid w:val="000E5E70"/>
    <w:rsid w:val="000E5F4B"/>
    <w:rsid w:val="000E60FF"/>
    <w:rsid w:val="000E6118"/>
    <w:rsid w:val="000E6165"/>
    <w:rsid w:val="000E64E5"/>
    <w:rsid w:val="000E691E"/>
    <w:rsid w:val="000E6A12"/>
    <w:rsid w:val="000E6A30"/>
    <w:rsid w:val="000E6C17"/>
    <w:rsid w:val="000E6D43"/>
    <w:rsid w:val="000E7232"/>
    <w:rsid w:val="000E7277"/>
    <w:rsid w:val="000E7377"/>
    <w:rsid w:val="000E7C24"/>
    <w:rsid w:val="000F041E"/>
    <w:rsid w:val="000F0C0E"/>
    <w:rsid w:val="000F0CD9"/>
    <w:rsid w:val="000F0F2B"/>
    <w:rsid w:val="000F0FAF"/>
    <w:rsid w:val="000F1423"/>
    <w:rsid w:val="000F17DD"/>
    <w:rsid w:val="000F17E8"/>
    <w:rsid w:val="000F1DC7"/>
    <w:rsid w:val="000F275E"/>
    <w:rsid w:val="000F2968"/>
    <w:rsid w:val="000F2BBB"/>
    <w:rsid w:val="000F3222"/>
    <w:rsid w:val="000F3257"/>
    <w:rsid w:val="000F32C7"/>
    <w:rsid w:val="000F3928"/>
    <w:rsid w:val="000F3B7E"/>
    <w:rsid w:val="000F3BB5"/>
    <w:rsid w:val="000F3ECC"/>
    <w:rsid w:val="000F3FE4"/>
    <w:rsid w:val="000F4439"/>
    <w:rsid w:val="000F45F7"/>
    <w:rsid w:val="000F49E9"/>
    <w:rsid w:val="000F4AB0"/>
    <w:rsid w:val="000F4F78"/>
    <w:rsid w:val="000F4FD4"/>
    <w:rsid w:val="000F5277"/>
    <w:rsid w:val="000F5553"/>
    <w:rsid w:val="000F5B20"/>
    <w:rsid w:val="000F5B83"/>
    <w:rsid w:val="000F5D8F"/>
    <w:rsid w:val="000F6077"/>
    <w:rsid w:val="000F61E4"/>
    <w:rsid w:val="000F6530"/>
    <w:rsid w:val="000F663A"/>
    <w:rsid w:val="000F6F95"/>
    <w:rsid w:val="000F6FD9"/>
    <w:rsid w:val="000F772F"/>
    <w:rsid w:val="000F77B7"/>
    <w:rsid w:val="000F77FA"/>
    <w:rsid w:val="000F780C"/>
    <w:rsid w:val="000F78CD"/>
    <w:rsid w:val="000F7F0B"/>
    <w:rsid w:val="00100073"/>
    <w:rsid w:val="00100248"/>
    <w:rsid w:val="001003E7"/>
    <w:rsid w:val="00100463"/>
    <w:rsid w:val="001005B8"/>
    <w:rsid w:val="0010067F"/>
    <w:rsid w:val="00100F6B"/>
    <w:rsid w:val="00101538"/>
    <w:rsid w:val="00101748"/>
    <w:rsid w:val="00101946"/>
    <w:rsid w:val="00101B0D"/>
    <w:rsid w:val="00101B54"/>
    <w:rsid w:val="00102072"/>
    <w:rsid w:val="0010243E"/>
    <w:rsid w:val="00102A45"/>
    <w:rsid w:val="00102DAE"/>
    <w:rsid w:val="00102F90"/>
    <w:rsid w:val="00103577"/>
    <w:rsid w:val="00103881"/>
    <w:rsid w:val="00103980"/>
    <w:rsid w:val="00103F83"/>
    <w:rsid w:val="00104017"/>
    <w:rsid w:val="001040D2"/>
    <w:rsid w:val="00104136"/>
    <w:rsid w:val="001041B3"/>
    <w:rsid w:val="0010445B"/>
    <w:rsid w:val="00104676"/>
    <w:rsid w:val="0010487F"/>
    <w:rsid w:val="00104A3E"/>
    <w:rsid w:val="00104B3E"/>
    <w:rsid w:val="00104D7D"/>
    <w:rsid w:val="0010522D"/>
    <w:rsid w:val="001056A9"/>
    <w:rsid w:val="00105AA9"/>
    <w:rsid w:val="00105D2F"/>
    <w:rsid w:val="00105E85"/>
    <w:rsid w:val="0010616C"/>
    <w:rsid w:val="001069AA"/>
    <w:rsid w:val="00106EA9"/>
    <w:rsid w:val="0010731E"/>
    <w:rsid w:val="00107A51"/>
    <w:rsid w:val="001105DD"/>
    <w:rsid w:val="001106B1"/>
    <w:rsid w:val="00110703"/>
    <w:rsid w:val="00110B20"/>
    <w:rsid w:val="00110E8A"/>
    <w:rsid w:val="00111189"/>
    <w:rsid w:val="001113FC"/>
    <w:rsid w:val="00111686"/>
    <w:rsid w:val="00111A8D"/>
    <w:rsid w:val="00111BEF"/>
    <w:rsid w:val="00112617"/>
    <w:rsid w:val="0011310E"/>
    <w:rsid w:val="0011352E"/>
    <w:rsid w:val="00113D8E"/>
    <w:rsid w:val="00113F06"/>
    <w:rsid w:val="00113F67"/>
    <w:rsid w:val="001141AD"/>
    <w:rsid w:val="00114FFF"/>
    <w:rsid w:val="001152E8"/>
    <w:rsid w:val="00115363"/>
    <w:rsid w:val="0011540F"/>
    <w:rsid w:val="00115557"/>
    <w:rsid w:val="00115626"/>
    <w:rsid w:val="00115D02"/>
    <w:rsid w:val="0011644B"/>
    <w:rsid w:val="001166A4"/>
    <w:rsid w:val="001168EA"/>
    <w:rsid w:val="00116B9E"/>
    <w:rsid w:val="00116D71"/>
    <w:rsid w:val="00117150"/>
    <w:rsid w:val="00117223"/>
    <w:rsid w:val="00117715"/>
    <w:rsid w:val="00117871"/>
    <w:rsid w:val="001178E9"/>
    <w:rsid w:val="00117CC9"/>
    <w:rsid w:val="00117D73"/>
    <w:rsid w:val="00117F73"/>
    <w:rsid w:val="00117FE4"/>
    <w:rsid w:val="00120007"/>
    <w:rsid w:val="0012003C"/>
    <w:rsid w:val="00120124"/>
    <w:rsid w:val="001206A9"/>
    <w:rsid w:val="001209A2"/>
    <w:rsid w:val="00121105"/>
    <w:rsid w:val="00121950"/>
    <w:rsid w:val="001219A0"/>
    <w:rsid w:val="00121C09"/>
    <w:rsid w:val="00121D17"/>
    <w:rsid w:val="00122011"/>
    <w:rsid w:val="00122050"/>
    <w:rsid w:val="00122547"/>
    <w:rsid w:val="00122C04"/>
    <w:rsid w:val="00122C3A"/>
    <w:rsid w:val="0012345A"/>
    <w:rsid w:val="00123502"/>
    <w:rsid w:val="00123753"/>
    <w:rsid w:val="00123EE0"/>
    <w:rsid w:val="00124066"/>
    <w:rsid w:val="001240D7"/>
    <w:rsid w:val="00124248"/>
    <w:rsid w:val="001244C3"/>
    <w:rsid w:val="00124589"/>
    <w:rsid w:val="001246E2"/>
    <w:rsid w:val="001249F1"/>
    <w:rsid w:val="00124A68"/>
    <w:rsid w:val="00124F74"/>
    <w:rsid w:val="00125014"/>
    <w:rsid w:val="00125372"/>
    <w:rsid w:val="001253AE"/>
    <w:rsid w:val="00125FE9"/>
    <w:rsid w:val="0012748E"/>
    <w:rsid w:val="00127D13"/>
    <w:rsid w:val="00127EFE"/>
    <w:rsid w:val="00130325"/>
    <w:rsid w:val="001304EE"/>
    <w:rsid w:val="00130946"/>
    <w:rsid w:val="00130BF9"/>
    <w:rsid w:val="00130C0F"/>
    <w:rsid w:val="00130D9D"/>
    <w:rsid w:val="001316DB"/>
    <w:rsid w:val="00131876"/>
    <w:rsid w:val="001319ED"/>
    <w:rsid w:val="00131A3D"/>
    <w:rsid w:val="00131B37"/>
    <w:rsid w:val="00131F16"/>
    <w:rsid w:val="00132291"/>
    <w:rsid w:val="00132568"/>
    <w:rsid w:val="00132831"/>
    <w:rsid w:val="00132B41"/>
    <w:rsid w:val="00132E73"/>
    <w:rsid w:val="00133255"/>
    <w:rsid w:val="00133629"/>
    <w:rsid w:val="00133E8A"/>
    <w:rsid w:val="0013415A"/>
    <w:rsid w:val="00134661"/>
    <w:rsid w:val="00134C8D"/>
    <w:rsid w:val="001356A2"/>
    <w:rsid w:val="00135735"/>
    <w:rsid w:val="0013575B"/>
    <w:rsid w:val="00135A2F"/>
    <w:rsid w:val="00135CDE"/>
    <w:rsid w:val="00135CEA"/>
    <w:rsid w:val="00135F11"/>
    <w:rsid w:val="00136106"/>
    <w:rsid w:val="001365DC"/>
    <w:rsid w:val="0013675A"/>
    <w:rsid w:val="00136C58"/>
    <w:rsid w:val="001371EE"/>
    <w:rsid w:val="00137CD6"/>
    <w:rsid w:val="00137D0C"/>
    <w:rsid w:val="00137DBA"/>
    <w:rsid w:val="00140011"/>
    <w:rsid w:val="0014048A"/>
    <w:rsid w:val="00140C48"/>
    <w:rsid w:val="00140DEE"/>
    <w:rsid w:val="00140E85"/>
    <w:rsid w:val="00140EE5"/>
    <w:rsid w:val="00141444"/>
    <w:rsid w:val="00141792"/>
    <w:rsid w:val="0014214B"/>
    <w:rsid w:val="001426DB"/>
    <w:rsid w:val="00142785"/>
    <w:rsid w:val="001427FD"/>
    <w:rsid w:val="00142B9B"/>
    <w:rsid w:val="00142CEB"/>
    <w:rsid w:val="00142FFC"/>
    <w:rsid w:val="001435E0"/>
    <w:rsid w:val="00143769"/>
    <w:rsid w:val="00143A7F"/>
    <w:rsid w:val="00143E19"/>
    <w:rsid w:val="00143E7E"/>
    <w:rsid w:val="0014430C"/>
    <w:rsid w:val="001444F2"/>
    <w:rsid w:val="00144517"/>
    <w:rsid w:val="0014451A"/>
    <w:rsid w:val="0014478C"/>
    <w:rsid w:val="00144A9E"/>
    <w:rsid w:val="00144C34"/>
    <w:rsid w:val="00145316"/>
    <w:rsid w:val="001453E1"/>
    <w:rsid w:val="00145735"/>
    <w:rsid w:val="0014590B"/>
    <w:rsid w:val="00145BDF"/>
    <w:rsid w:val="00145DB5"/>
    <w:rsid w:val="001464E7"/>
    <w:rsid w:val="00146D40"/>
    <w:rsid w:val="00146EEF"/>
    <w:rsid w:val="00146EF3"/>
    <w:rsid w:val="0014700F"/>
    <w:rsid w:val="001476D5"/>
    <w:rsid w:val="001477C7"/>
    <w:rsid w:val="00150900"/>
    <w:rsid w:val="00150A40"/>
    <w:rsid w:val="00150DD7"/>
    <w:rsid w:val="00150E62"/>
    <w:rsid w:val="00151539"/>
    <w:rsid w:val="00151553"/>
    <w:rsid w:val="0015174B"/>
    <w:rsid w:val="0015176F"/>
    <w:rsid w:val="0015188E"/>
    <w:rsid w:val="00151AAE"/>
    <w:rsid w:val="00152513"/>
    <w:rsid w:val="0015353C"/>
    <w:rsid w:val="00153AC1"/>
    <w:rsid w:val="00153D82"/>
    <w:rsid w:val="00154166"/>
    <w:rsid w:val="00154DF4"/>
    <w:rsid w:val="00155160"/>
    <w:rsid w:val="00155281"/>
    <w:rsid w:val="0015563D"/>
    <w:rsid w:val="00155869"/>
    <w:rsid w:val="00155B4D"/>
    <w:rsid w:val="00155F86"/>
    <w:rsid w:val="0015641F"/>
    <w:rsid w:val="001564B7"/>
    <w:rsid w:val="0015659B"/>
    <w:rsid w:val="0015664B"/>
    <w:rsid w:val="0015666E"/>
    <w:rsid w:val="00156873"/>
    <w:rsid w:val="00156E73"/>
    <w:rsid w:val="0015760C"/>
    <w:rsid w:val="001603D3"/>
    <w:rsid w:val="001605FF"/>
    <w:rsid w:val="00160894"/>
    <w:rsid w:val="00161373"/>
    <w:rsid w:val="00161574"/>
    <w:rsid w:val="00161C86"/>
    <w:rsid w:val="00162857"/>
    <w:rsid w:val="001629AA"/>
    <w:rsid w:val="00162B80"/>
    <w:rsid w:val="00162D60"/>
    <w:rsid w:val="00163404"/>
    <w:rsid w:val="001638D4"/>
    <w:rsid w:val="00163EA1"/>
    <w:rsid w:val="001641FF"/>
    <w:rsid w:val="001650FA"/>
    <w:rsid w:val="00165710"/>
    <w:rsid w:val="00165C69"/>
    <w:rsid w:val="00165F26"/>
    <w:rsid w:val="00166504"/>
    <w:rsid w:val="00166728"/>
    <w:rsid w:val="00166B47"/>
    <w:rsid w:val="00166C4A"/>
    <w:rsid w:val="00166DFE"/>
    <w:rsid w:val="00166F10"/>
    <w:rsid w:val="0016751A"/>
    <w:rsid w:val="00167C6C"/>
    <w:rsid w:val="00167C7F"/>
    <w:rsid w:val="00167E4F"/>
    <w:rsid w:val="0017060C"/>
    <w:rsid w:val="001712BB"/>
    <w:rsid w:val="00171627"/>
    <w:rsid w:val="0017177C"/>
    <w:rsid w:val="00171BDE"/>
    <w:rsid w:val="00171E35"/>
    <w:rsid w:val="00171FE7"/>
    <w:rsid w:val="001723A7"/>
    <w:rsid w:val="0017288E"/>
    <w:rsid w:val="00172A1A"/>
    <w:rsid w:val="00173171"/>
    <w:rsid w:val="0017319F"/>
    <w:rsid w:val="0017338C"/>
    <w:rsid w:val="0017354B"/>
    <w:rsid w:val="0017366B"/>
    <w:rsid w:val="00173945"/>
    <w:rsid w:val="00173BD3"/>
    <w:rsid w:val="00173FDE"/>
    <w:rsid w:val="001740DE"/>
    <w:rsid w:val="00174478"/>
    <w:rsid w:val="00174544"/>
    <w:rsid w:val="001746EA"/>
    <w:rsid w:val="001747D3"/>
    <w:rsid w:val="00174849"/>
    <w:rsid w:val="00174877"/>
    <w:rsid w:val="0017488A"/>
    <w:rsid w:val="00174D14"/>
    <w:rsid w:val="00175BB5"/>
    <w:rsid w:val="00175DEA"/>
    <w:rsid w:val="001760CB"/>
    <w:rsid w:val="00176208"/>
    <w:rsid w:val="001764F8"/>
    <w:rsid w:val="00176F9E"/>
    <w:rsid w:val="001801C7"/>
    <w:rsid w:val="0018064D"/>
    <w:rsid w:val="00180CB9"/>
    <w:rsid w:val="00181174"/>
    <w:rsid w:val="001813E0"/>
    <w:rsid w:val="00181760"/>
    <w:rsid w:val="00181AF0"/>
    <w:rsid w:val="00181D95"/>
    <w:rsid w:val="00181EC7"/>
    <w:rsid w:val="001826BE"/>
    <w:rsid w:val="00182C92"/>
    <w:rsid w:val="0018327E"/>
    <w:rsid w:val="00183A25"/>
    <w:rsid w:val="00183C93"/>
    <w:rsid w:val="00184532"/>
    <w:rsid w:val="001848B9"/>
    <w:rsid w:val="00184EAF"/>
    <w:rsid w:val="001851E3"/>
    <w:rsid w:val="0018542B"/>
    <w:rsid w:val="0018562E"/>
    <w:rsid w:val="00185C1F"/>
    <w:rsid w:val="00185E3D"/>
    <w:rsid w:val="00186932"/>
    <w:rsid w:val="00186A87"/>
    <w:rsid w:val="00186A93"/>
    <w:rsid w:val="00186E33"/>
    <w:rsid w:val="00187504"/>
    <w:rsid w:val="00187833"/>
    <w:rsid w:val="00187918"/>
    <w:rsid w:val="00187BCD"/>
    <w:rsid w:val="00187DE4"/>
    <w:rsid w:val="0019053E"/>
    <w:rsid w:val="0019117B"/>
    <w:rsid w:val="0019148F"/>
    <w:rsid w:val="0019153A"/>
    <w:rsid w:val="00191BE2"/>
    <w:rsid w:val="00191C81"/>
    <w:rsid w:val="00192182"/>
    <w:rsid w:val="0019242F"/>
    <w:rsid w:val="00192801"/>
    <w:rsid w:val="00192DFF"/>
    <w:rsid w:val="00192FB1"/>
    <w:rsid w:val="0019300D"/>
    <w:rsid w:val="00193292"/>
    <w:rsid w:val="00193342"/>
    <w:rsid w:val="001939FC"/>
    <w:rsid w:val="00193B94"/>
    <w:rsid w:val="00193D28"/>
    <w:rsid w:val="0019406D"/>
    <w:rsid w:val="001943C9"/>
    <w:rsid w:val="00194A86"/>
    <w:rsid w:val="00194ECC"/>
    <w:rsid w:val="0019539F"/>
    <w:rsid w:val="001953F6"/>
    <w:rsid w:val="00195482"/>
    <w:rsid w:val="0019579D"/>
    <w:rsid w:val="00195A6C"/>
    <w:rsid w:val="00195B11"/>
    <w:rsid w:val="00195F13"/>
    <w:rsid w:val="00195F23"/>
    <w:rsid w:val="00195F9A"/>
    <w:rsid w:val="00196183"/>
    <w:rsid w:val="001962C2"/>
    <w:rsid w:val="001963D1"/>
    <w:rsid w:val="00196784"/>
    <w:rsid w:val="00196811"/>
    <w:rsid w:val="00196A67"/>
    <w:rsid w:val="00196B23"/>
    <w:rsid w:val="00196C59"/>
    <w:rsid w:val="00197185"/>
    <w:rsid w:val="00197336"/>
    <w:rsid w:val="001973B4"/>
    <w:rsid w:val="001974A8"/>
    <w:rsid w:val="001975DC"/>
    <w:rsid w:val="0019772B"/>
    <w:rsid w:val="001977B5"/>
    <w:rsid w:val="00197C87"/>
    <w:rsid w:val="00197EC6"/>
    <w:rsid w:val="001A08F3"/>
    <w:rsid w:val="001A12B4"/>
    <w:rsid w:val="001A13F3"/>
    <w:rsid w:val="001A1782"/>
    <w:rsid w:val="001A1A3C"/>
    <w:rsid w:val="001A1ABD"/>
    <w:rsid w:val="001A1B8C"/>
    <w:rsid w:val="001A22B3"/>
    <w:rsid w:val="001A2653"/>
    <w:rsid w:val="001A26EF"/>
    <w:rsid w:val="001A2806"/>
    <w:rsid w:val="001A2DA8"/>
    <w:rsid w:val="001A2EC8"/>
    <w:rsid w:val="001A2F97"/>
    <w:rsid w:val="001A30E9"/>
    <w:rsid w:val="001A32C0"/>
    <w:rsid w:val="001A36B9"/>
    <w:rsid w:val="001A4B37"/>
    <w:rsid w:val="001A4DC7"/>
    <w:rsid w:val="001A5443"/>
    <w:rsid w:val="001A5D15"/>
    <w:rsid w:val="001A5E4B"/>
    <w:rsid w:val="001A6407"/>
    <w:rsid w:val="001A67E5"/>
    <w:rsid w:val="001A688F"/>
    <w:rsid w:val="001A6EAE"/>
    <w:rsid w:val="001A6EAF"/>
    <w:rsid w:val="001A7094"/>
    <w:rsid w:val="001A7AFF"/>
    <w:rsid w:val="001A7C34"/>
    <w:rsid w:val="001A7CAA"/>
    <w:rsid w:val="001B04D0"/>
    <w:rsid w:val="001B0804"/>
    <w:rsid w:val="001B135D"/>
    <w:rsid w:val="001B161F"/>
    <w:rsid w:val="001B163E"/>
    <w:rsid w:val="001B16F4"/>
    <w:rsid w:val="001B1D92"/>
    <w:rsid w:val="001B2096"/>
    <w:rsid w:val="001B2229"/>
    <w:rsid w:val="001B229B"/>
    <w:rsid w:val="001B30BC"/>
    <w:rsid w:val="001B31C1"/>
    <w:rsid w:val="001B347F"/>
    <w:rsid w:val="001B3638"/>
    <w:rsid w:val="001B3785"/>
    <w:rsid w:val="001B3790"/>
    <w:rsid w:val="001B41D5"/>
    <w:rsid w:val="001B41E4"/>
    <w:rsid w:val="001B4678"/>
    <w:rsid w:val="001B4891"/>
    <w:rsid w:val="001B4C2A"/>
    <w:rsid w:val="001B4C95"/>
    <w:rsid w:val="001B4FE7"/>
    <w:rsid w:val="001B511F"/>
    <w:rsid w:val="001B523B"/>
    <w:rsid w:val="001B5388"/>
    <w:rsid w:val="001B5728"/>
    <w:rsid w:val="001B5752"/>
    <w:rsid w:val="001B575B"/>
    <w:rsid w:val="001B58A4"/>
    <w:rsid w:val="001B5A6B"/>
    <w:rsid w:val="001B5EAA"/>
    <w:rsid w:val="001B6946"/>
    <w:rsid w:val="001B6AFF"/>
    <w:rsid w:val="001B6CBE"/>
    <w:rsid w:val="001B6D60"/>
    <w:rsid w:val="001B7831"/>
    <w:rsid w:val="001B7CE9"/>
    <w:rsid w:val="001B7DBA"/>
    <w:rsid w:val="001B7FFC"/>
    <w:rsid w:val="001C04BD"/>
    <w:rsid w:val="001C0C3B"/>
    <w:rsid w:val="001C0EB2"/>
    <w:rsid w:val="001C1111"/>
    <w:rsid w:val="001C1526"/>
    <w:rsid w:val="001C15D6"/>
    <w:rsid w:val="001C26C3"/>
    <w:rsid w:val="001C29FC"/>
    <w:rsid w:val="001C2C36"/>
    <w:rsid w:val="001C364C"/>
    <w:rsid w:val="001C37C2"/>
    <w:rsid w:val="001C3865"/>
    <w:rsid w:val="001C3C4A"/>
    <w:rsid w:val="001C3FD4"/>
    <w:rsid w:val="001C4063"/>
    <w:rsid w:val="001C4080"/>
    <w:rsid w:val="001C40F1"/>
    <w:rsid w:val="001C4967"/>
    <w:rsid w:val="001C4B4E"/>
    <w:rsid w:val="001C4D6F"/>
    <w:rsid w:val="001C507C"/>
    <w:rsid w:val="001C50CC"/>
    <w:rsid w:val="001C531C"/>
    <w:rsid w:val="001C55FE"/>
    <w:rsid w:val="001C569C"/>
    <w:rsid w:val="001C5877"/>
    <w:rsid w:val="001C59FD"/>
    <w:rsid w:val="001C5CC2"/>
    <w:rsid w:val="001C5DFC"/>
    <w:rsid w:val="001C608B"/>
    <w:rsid w:val="001C6570"/>
    <w:rsid w:val="001C692E"/>
    <w:rsid w:val="001C7130"/>
    <w:rsid w:val="001C7548"/>
    <w:rsid w:val="001D00C8"/>
    <w:rsid w:val="001D069A"/>
    <w:rsid w:val="001D0883"/>
    <w:rsid w:val="001D0C4B"/>
    <w:rsid w:val="001D12C5"/>
    <w:rsid w:val="001D134E"/>
    <w:rsid w:val="001D1398"/>
    <w:rsid w:val="001D16AD"/>
    <w:rsid w:val="001D19F0"/>
    <w:rsid w:val="001D1B56"/>
    <w:rsid w:val="001D1E57"/>
    <w:rsid w:val="001D1EC1"/>
    <w:rsid w:val="001D1FE3"/>
    <w:rsid w:val="001D20C8"/>
    <w:rsid w:val="001D21F8"/>
    <w:rsid w:val="001D28D1"/>
    <w:rsid w:val="001D29AC"/>
    <w:rsid w:val="001D2BC1"/>
    <w:rsid w:val="001D2D65"/>
    <w:rsid w:val="001D2F62"/>
    <w:rsid w:val="001D3302"/>
    <w:rsid w:val="001D37D0"/>
    <w:rsid w:val="001D39E8"/>
    <w:rsid w:val="001D3AB2"/>
    <w:rsid w:val="001D44AE"/>
    <w:rsid w:val="001D44E1"/>
    <w:rsid w:val="001D463B"/>
    <w:rsid w:val="001D4727"/>
    <w:rsid w:val="001D4B5C"/>
    <w:rsid w:val="001D4BD5"/>
    <w:rsid w:val="001D4EF8"/>
    <w:rsid w:val="001D4EFD"/>
    <w:rsid w:val="001D5051"/>
    <w:rsid w:val="001D5087"/>
    <w:rsid w:val="001D52B4"/>
    <w:rsid w:val="001D53A4"/>
    <w:rsid w:val="001D5557"/>
    <w:rsid w:val="001D5A7F"/>
    <w:rsid w:val="001D5AA3"/>
    <w:rsid w:val="001D60EA"/>
    <w:rsid w:val="001D61D5"/>
    <w:rsid w:val="001D6D3C"/>
    <w:rsid w:val="001D6EFD"/>
    <w:rsid w:val="001D6F2C"/>
    <w:rsid w:val="001D7816"/>
    <w:rsid w:val="001E06B9"/>
    <w:rsid w:val="001E06BA"/>
    <w:rsid w:val="001E0DDD"/>
    <w:rsid w:val="001E1436"/>
    <w:rsid w:val="001E17FB"/>
    <w:rsid w:val="001E23E1"/>
    <w:rsid w:val="001E255E"/>
    <w:rsid w:val="001E2659"/>
    <w:rsid w:val="001E2AA6"/>
    <w:rsid w:val="001E2C67"/>
    <w:rsid w:val="001E3101"/>
    <w:rsid w:val="001E3587"/>
    <w:rsid w:val="001E3648"/>
    <w:rsid w:val="001E3803"/>
    <w:rsid w:val="001E39A6"/>
    <w:rsid w:val="001E3D65"/>
    <w:rsid w:val="001E4050"/>
    <w:rsid w:val="001E4A8F"/>
    <w:rsid w:val="001E4F36"/>
    <w:rsid w:val="001E5010"/>
    <w:rsid w:val="001E52A0"/>
    <w:rsid w:val="001E52AA"/>
    <w:rsid w:val="001E5BD5"/>
    <w:rsid w:val="001E5C95"/>
    <w:rsid w:val="001E5F58"/>
    <w:rsid w:val="001E60EF"/>
    <w:rsid w:val="001E689D"/>
    <w:rsid w:val="001E69DE"/>
    <w:rsid w:val="001E6A8E"/>
    <w:rsid w:val="001E6C54"/>
    <w:rsid w:val="001E6F68"/>
    <w:rsid w:val="001E7378"/>
    <w:rsid w:val="001E73D0"/>
    <w:rsid w:val="001E7644"/>
    <w:rsid w:val="001E795D"/>
    <w:rsid w:val="001E7CFE"/>
    <w:rsid w:val="001E7D20"/>
    <w:rsid w:val="001E7FD5"/>
    <w:rsid w:val="001F0BD4"/>
    <w:rsid w:val="001F0D36"/>
    <w:rsid w:val="001F1604"/>
    <w:rsid w:val="001F19A3"/>
    <w:rsid w:val="001F1CAC"/>
    <w:rsid w:val="001F1EFB"/>
    <w:rsid w:val="001F24DC"/>
    <w:rsid w:val="001F2C36"/>
    <w:rsid w:val="001F2EB5"/>
    <w:rsid w:val="001F30B3"/>
    <w:rsid w:val="001F359E"/>
    <w:rsid w:val="001F35F0"/>
    <w:rsid w:val="001F3999"/>
    <w:rsid w:val="001F3C15"/>
    <w:rsid w:val="001F41F4"/>
    <w:rsid w:val="001F4344"/>
    <w:rsid w:val="001F4442"/>
    <w:rsid w:val="001F46DE"/>
    <w:rsid w:val="001F4C39"/>
    <w:rsid w:val="001F4C9C"/>
    <w:rsid w:val="001F5025"/>
    <w:rsid w:val="001F5057"/>
    <w:rsid w:val="001F52C4"/>
    <w:rsid w:val="001F5395"/>
    <w:rsid w:val="001F54BA"/>
    <w:rsid w:val="001F59BC"/>
    <w:rsid w:val="001F5B16"/>
    <w:rsid w:val="001F5C87"/>
    <w:rsid w:val="001F6551"/>
    <w:rsid w:val="001F6FF0"/>
    <w:rsid w:val="001F7038"/>
    <w:rsid w:val="001F7131"/>
    <w:rsid w:val="001F7500"/>
    <w:rsid w:val="001F783D"/>
    <w:rsid w:val="001F7A5C"/>
    <w:rsid w:val="00200372"/>
    <w:rsid w:val="0020079B"/>
    <w:rsid w:val="00200A68"/>
    <w:rsid w:val="00200C23"/>
    <w:rsid w:val="00200DA1"/>
    <w:rsid w:val="00201594"/>
    <w:rsid w:val="0020186C"/>
    <w:rsid w:val="00201A01"/>
    <w:rsid w:val="00201A9B"/>
    <w:rsid w:val="00201CAC"/>
    <w:rsid w:val="002026A5"/>
    <w:rsid w:val="00202BC8"/>
    <w:rsid w:val="0020384B"/>
    <w:rsid w:val="002038F9"/>
    <w:rsid w:val="0020399D"/>
    <w:rsid w:val="00203CDB"/>
    <w:rsid w:val="00204095"/>
    <w:rsid w:val="00204550"/>
    <w:rsid w:val="00204D85"/>
    <w:rsid w:val="00204E0E"/>
    <w:rsid w:val="00204FA7"/>
    <w:rsid w:val="00204FC0"/>
    <w:rsid w:val="002050EA"/>
    <w:rsid w:val="0020528F"/>
    <w:rsid w:val="00205363"/>
    <w:rsid w:val="00205688"/>
    <w:rsid w:val="00205F61"/>
    <w:rsid w:val="00206196"/>
    <w:rsid w:val="00206358"/>
    <w:rsid w:val="002065A4"/>
    <w:rsid w:val="0020695B"/>
    <w:rsid w:val="00206A5B"/>
    <w:rsid w:val="00206C6C"/>
    <w:rsid w:val="00206EF1"/>
    <w:rsid w:val="00206FF4"/>
    <w:rsid w:val="002076CD"/>
    <w:rsid w:val="00207786"/>
    <w:rsid w:val="0020788C"/>
    <w:rsid w:val="00207A1F"/>
    <w:rsid w:val="00207CE3"/>
    <w:rsid w:val="00207E80"/>
    <w:rsid w:val="00207EBE"/>
    <w:rsid w:val="002100DE"/>
    <w:rsid w:val="002101E1"/>
    <w:rsid w:val="00210267"/>
    <w:rsid w:val="00210437"/>
    <w:rsid w:val="00210C46"/>
    <w:rsid w:val="00210EF5"/>
    <w:rsid w:val="00210F04"/>
    <w:rsid w:val="002112D1"/>
    <w:rsid w:val="0021189B"/>
    <w:rsid w:val="00211F11"/>
    <w:rsid w:val="00211FAE"/>
    <w:rsid w:val="0021218B"/>
    <w:rsid w:val="00212425"/>
    <w:rsid w:val="00212A96"/>
    <w:rsid w:val="00212BEA"/>
    <w:rsid w:val="00212DDC"/>
    <w:rsid w:val="00212E96"/>
    <w:rsid w:val="00213135"/>
    <w:rsid w:val="00213229"/>
    <w:rsid w:val="0021381A"/>
    <w:rsid w:val="00213BEA"/>
    <w:rsid w:val="00213E5A"/>
    <w:rsid w:val="00214B82"/>
    <w:rsid w:val="00214D29"/>
    <w:rsid w:val="0021518A"/>
    <w:rsid w:val="00215DDC"/>
    <w:rsid w:val="002165EB"/>
    <w:rsid w:val="00216681"/>
    <w:rsid w:val="00216AAF"/>
    <w:rsid w:val="00216AFF"/>
    <w:rsid w:val="00216CE5"/>
    <w:rsid w:val="00216F7F"/>
    <w:rsid w:val="002170F4"/>
    <w:rsid w:val="002174BE"/>
    <w:rsid w:val="00217A30"/>
    <w:rsid w:val="00217AB7"/>
    <w:rsid w:val="00217D0A"/>
    <w:rsid w:val="0022012E"/>
    <w:rsid w:val="0022028F"/>
    <w:rsid w:val="00220958"/>
    <w:rsid w:val="00220DAC"/>
    <w:rsid w:val="00220F95"/>
    <w:rsid w:val="00221032"/>
    <w:rsid w:val="00221A86"/>
    <w:rsid w:val="00221B59"/>
    <w:rsid w:val="00221D7D"/>
    <w:rsid w:val="00221E5C"/>
    <w:rsid w:val="0022216F"/>
    <w:rsid w:val="002223BF"/>
    <w:rsid w:val="00222D9F"/>
    <w:rsid w:val="00222ED2"/>
    <w:rsid w:val="002230F8"/>
    <w:rsid w:val="00223585"/>
    <w:rsid w:val="00223721"/>
    <w:rsid w:val="00224191"/>
    <w:rsid w:val="002242DC"/>
    <w:rsid w:val="00224410"/>
    <w:rsid w:val="00224A4C"/>
    <w:rsid w:val="00224D50"/>
    <w:rsid w:val="0022544E"/>
    <w:rsid w:val="00225EBB"/>
    <w:rsid w:val="002261B4"/>
    <w:rsid w:val="00226593"/>
    <w:rsid w:val="002268BB"/>
    <w:rsid w:val="00226C48"/>
    <w:rsid w:val="00226D66"/>
    <w:rsid w:val="00226FC1"/>
    <w:rsid w:val="00227C5D"/>
    <w:rsid w:val="00227D97"/>
    <w:rsid w:val="00227E84"/>
    <w:rsid w:val="00230281"/>
    <w:rsid w:val="002302BB"/>
    <w:rsid w:val="002302DD"/>
    <w:rsid w:val="00230754"/>
    <w:rsid w:val="002307B6"/>
    <w:rsid w:val="002307BB"/>
    <w:rsid w:val="002307C8"/>
    <w:rsid w:val="00230B77"/>
    <w:rsid w:val="00231056"/>
    <w:rsid w:val="002311F0"/>
    <w:rsid w:val="00231483"/>
    <w:rsid w:val="002318FC"/>
    <w:rsid w:val="00231AE7"/>
    <w:rsid w:val="00231D53"/>
    <w:rsid w:val="00231E2B"/>
    <w:rsid w:val="00231E38"/>
    <w:rsid w:val="002325C3"/>
    <w:rsid w:val="00232BE6"/>
    <w:rsid w:val="00232C41"/>
    <w:rsid w:val="00232CC1"/>
    <w:rsid w:val="00232DF2"/>
    <w:rsid w:val="00232ED9"/>
    <w:rsid w:val="00233230"/>
    <w:rsid w:val="002332C4"/>
    <w:rsid w:val="00233397"/>
    <w:rsid w:val="002334AD"/>
    <w:rsid w:val="00233EE2"/>
    <w:rsid w:val="0023456A"/>
    <w:rsid w:val="00234ECD"/>
    <w:rsid w:val="00235D28"/>
    <w:rsid w:val="0023612A"/>
    <w:rsid w:val="002363E0"/>
    <w:rsid w:val="00237531"/>
    <w:rsid w:val="0023797E"/>
    <w:rsid w:val="002379B4"/>
    <w:rsid w:val="00237D7B"/>
    <w:rsid w:val="00237E81"/>
    <w:rsid w:val="00240020"/>
    <w:rsid w:val="002404C1"/>
    <w:rsid w:val="002406DC"/>
    <w:rsid w:val="00240823"/>
    <w:rsid w:val="002409F0"/>
    <w:rsid w:val="00240CB9"/>
    <w:rsid w:val="00240CF3"/>
    <w:rsid w:val="002410F4"/>
    <w:rsid w:val="0024126E"/>
    <w:rsid w:val="00241B12"/>
    <w:rsid w:val="00241FCE"/>
    <w:rsid w:val="0024224F"/>
    <w:rsid w:val="00242739"/>
    <w:rsid w:val="00242A23"/>
    <w:rsid w:val="00242D52"/>
    <w:rsid w:val="00242FFC"/>
    <w:rsid w:val="0024360C"/>
    <w:rsid w:val="00243A9B"/>
    <w:rsid w:val="002440A0"/>
    <w:rsid w:val="0024418D"/>
    <w:rsid w:val="002441D2"/>
    <w:rsid w:val="00244C69"/>
    <w:rsid w:val="00244FAF"/>
    <w:rsid w:val="00245193"/>
    <w:rsid w:val="00245630"/>
    <w:rsid w:val="002458BB"/>
    <w:rsid w:val="002463DB"/>
    <w:rsid w:val="0024683D"/>
    <w:rsid w:val="00246B39"/>
    <w:rsid w:val="00246D16"/>
    <w:rsid w:val="00246E3A"/>
    <w:rsid w:val="00246EDD"/>
    <w:rsid w:val="00247578"/>
    <w:rsid w:val="002476DB"/>
    <w:rsid w:val="00247760"/>
    <w:rsid w:val="00247D09"/>
    <w:rsid w:val="00247D2C"/>
    <w:rsid w:val="00247E85"/>
    <w:rsid w:val="00250493"/>
    <w:rsid w:val="0025061C"/>
    <w:rsid w:val="0025062B"/>
    <w:rsid w:val="00250715"/>
    <w:rsid w:val="0025071C"/>
    <w:rsid w:val="00250721"/>
    <w:rsid w:val="00251754"/>
    <w:rsid w:val="00251D38"/>
    <w:rsid w:val="00251D94"/>
    <w:rsid w:val="00252261"/>
    <w:rsid w:val="00252C23"/>
    <w:rsid w:val="00252EC8"/>
    <w:rsid w:val="00253099"/>
    <w:rsid w:val="00253E2F"/>
    <w:rsid w:val="00253EF7"/>
    <w:rsid w:val="002541FB"/>
    <w:rsid w:val="002555E6"/>
    <w:rsid w:val="00255B30"/>
    <w:rsid w:val="00255F0D"/>
    <w:rsid w:val="002565FE"/>
    <w:rsid w:val="00256C2C"/>
    <w:rsid w:val="00256D8F"/>
    <w:rsid w:val="00256F59"/>
    <w:rsid w:val="00256F95"/>
    <w:rsid w:val="00257159"/>
    <w:rsid w:val="00257DB0"/>
    <w:rsid w:val="0026001E"/>
    <w:rsid w:val="002607AB"/>
    <w:rsid w:val="00260EF1"/>
    <w:rsid w:val="0026110A"/>
    <w:rsid w:val="0026139A"/>
    <w:rsid w:val="0026181C"/>
    <w:rsid w:val="00261949"/>
    <w:rsid w:val="00261AFA"/>
    <w:rsid w:val="00261CAB"/>
    <w:rsid w:val="00262504"/>
    <w:rsid w:val="002628CB"/>
    <w:rsid w:val="00262AB1"/>
    <w:rsid w:val="00262B48"/>
    <w:rsid w:val="00262C5B"/>
    <w:rsid w:val="00262CC2"/>
    <w:rsid w:val="00262E84"/>
    <w:rsid w:val="00263534"/>
    <w:rsid w:val="00263793"/>
    <w:rsid w:val="002637AC"/>
    <w:rsid w:val="00263A14"/>
    <w:rsid w:val="00263B8A"/>
    <w:rsid w:val="002640EB"/>
    <w:rsid w:val="00264214"/>
    <w:rsid w:val="0026422F"/>
    <w:rsid w:val="002642F0"/>
    <w:rsid w:val="0026447C"/>
    <w:rsid w:val="00264601"/>
    <w:rsid w:val="0026473F"/>
    <w:rsid w:val="00264819"/>
    <w:rsid w:val="002652C0"/>
    <w:rsid w:val="0026547D"/>
    <w:rsid w:val="00265730"/>
    <w:rsid w:val="00265764"/>
    <w:rsid w:val="00265BA8"/>
    <w:rsid w:val="0026611E"/>
    <w:rsid w:val="002661F2"/>
    <w:rsid w:val="002666DE"/>
    <w:rsid w:val="002666FD"/>
    <w:rsid w:val="00266750"/>
    <w:rsid w:val="002668E3"/>
    <w:rsid w:val="002673AF"/>
    <w:rsid w:val="00267627"/>
    <w:rsid w:val="00267635"/>
    <w:rsid w:val="00267854"/>
    <w:rsid w:val="00267A1A"/>
    <w:rsid w:val="00267EED"/>
    <w:rsid w:val="002700FB"/>
    <w:rsid w:val="0027126E"/>
    <w:rsid w:val="00271308"/>
    <w:rsid w:val="0027135F"/>
    <w:rsid w:val="0027148C"/>
    <w:rsid w:val="002714E3"/>
    <w:rsid w:val="0027161D"/>
    <w:rsid w:val="00271ED4"/>
    <w:rsid w:val="00272171"/>
    <w:rsid w:val="002727DC"/>
    <w:rsid w:val="0027298B"/>
    <w:rsid w:val="002738B0"/>
    <w:rsid w:val="00273912"/>
    <w:rsid w:val="00273B45"/>
    <w:rsid w:val="00275209"/>
    <w:rsid w:val="0027624A"/>
    <w:rsid w:val="002762D6"/>
    <w:rsid w:val="0027631A"/>
    <w:rsid w:val="002764F6"/>
    <w:rsid w:val="00276594"/>
    <w:rsid w:val="00276671"/>
    <w:rsid w:val="00276672"/>
    <w:rsid w:val="0027704A"/>
    <w:rsid w:val="0027734A"/>
    <w:rsid w:val="00277B10"/>
    <w:rsid w:val="00277BA2"/>
    <w:rsid w:val="00277E5D"/>
    <w:rsid w:val="0028019C"/>
    <w:rsid w:val="0028045A"/>
    <w:rsid w:val="00280C18"/>
    <w:rsid w:val="00281E27"/>
    <w:rsid w:val="00281ED1"/>
    <w:rsid w:val="00282DB9"/>
    <w:rsid w:val="00282E6C"/>
    <w:rsid w:val="0028304F"/>
    <w:rsid w:val="00283427"/>
    <w:rsid w:val="00283ADC"/>
    <w:rsid w:val="00283DE5"/>
    <w:rsid w:val="00283E87"/>
    <w:rsid w:val="0028428D"/>
    <w:rsid w:val="0028455C"/>
    <w:rsid w:val="0028463D"/>
    <w:rsid w:val="00284674"/>
    <w:rsid w:val="0028475A"/>
    <w:rsid w:val="00284A37"/>
    <w:rsid w:val="00284AFC"/>
    <w:rsid w:val="00284C47"/>
    <w:rsid w:val="002851EA"/>
    <w:rsid w:val="002854F0"/>
    <w:rsid w:val="00287155"/>
    <w:rsid w:val="00287DDD"/>
    <w:rsid w:val="00290018"/>
    <w:rsid w:val="0029038F"/>
    <w:rsid w:val="0029082C"/>
    <w:rsid w:val="00290D05"/>
    <w:rsid w:val="00290FEA"/>
    <w:rsid w:val="0029150F"/>
    <w:rsid w:val="0029156E"/>
    <w:rsid w:val="00291DA1"/>
    <w:rsid w:val="00291DC9"/>
    <w:rsid w:val="00292072"/>
    <w:rsid w:val="00292296"/>
    <w:rsid w:val="00292581"/>
    <w:rsid w:val="002926D4"/>
    <w:rsid w:val="00292922"/>
    <w:rsid w:val="00292C2B"/>
    <w:rsid w:val="00292D3F"/>
    <w:rsid w:val="00292EE8"/>
    <w:rsid w:val="00293339"/>
    <w:rsid w:val="00293800"/>
    <w:rsid w:val="00293A5F"/>
    <w:rsid w:val="00293DBA"/>
    <w:rsid w:val="00294432"/>
    <w:rsid w:val="002944E6"/>
    <w:rsid w:val="00294925"/>
    <w:rsid w:val="00294B77"/>
    <w:rsid w:val="002951CE"/>
    <w:rsid w:val="002952BE"/>
    <w:rsid w:val="0029605F"/>
    <w:rsid w:val="002963D0"/>
    <w:rsid w:val="002963F3"/>
    <w:rsid w:val="00296C7F"/>
    <w:rsid w:val="00296C98"/>
    <w:rsid w:val="00296DFB"/>
    <w:rsid w:val="00296EA0"/>
    <w:rsid w:val="00297084"/>
    <w:rsid w:val="00297332"/>
    <w:rsid w:val="002A0713"/>
    <w:rsid w:val="002A0E48"/>
    <w:rsid w:val="002A129C"/>
    <w:rsid w:val="002A160B"/>
    <w:rsid w:val="002A1755"/>
    <w:rsid w:val="002A1954"/>
    <w:rsid w:val="002A221A"/>
    <w:rsid w:val="002A266F"/>
    <w:rsid w:val="002A2A84"/>
    <w:rsid w:val="002A2BA8"/>
    <w:rsid w:val="002A32D9"/>
    <w:rsid w:val="002A33E1"/>
    <w:rsid w:val="002A3689"/>
    <w:rsid w:val="002A3756"/>
    <w:rsid w:val="002A397F"/>
    <w:rsid w:val="002A3AEE"/>
    <w:rsid w:val="002A500C"/>
    <w:rsid w:val="002A5477"/>
    <w:rsid w:val="002A56E8"/>
    <w:rsid w:val="002A5C65"/>
    <w:rsid w:val="002A5DA5"/>
    <w:rsid w:val="002A5DE3"/>
    <w:rsid w:val="002A62FA"/>
    <w:rsid w:val="002A64C4"/>
    <w:rsid w:val="002A683A"/>
    <w:rsid w:val="002A69AE"/>
    <w:rsid w:val="002A6E0C"/>
    <w:rsid w:val="002A7017"/>
    <w:rsid w:val="002A7426"/>
    <w:rsid w:val="002A75AD"/>
    <w:rsid w:val="002A78AB"/>
    <w:rsid w:val="002B0093"/>
    <w:rsid w:val="002B00FA"/>
    <w:rsid w:val="002B0419"/>
    <w:rsid w:val="002B1099"/>
    <w:rsid w:val="002B10D5"/>
    <w:rsid w:val="002B19D3"/>
    <w:rsid w:val="002B1B9D"/>
    <w:rsid w:val="002B1DF4"/>
    <w:rsid w:val="002B1F8A"/>
    <w:rsid w:val="002B25A8"/>
    <w:rsid w:val="002B2BEA"/>
    <w:rsid w:val="002B2E04"/>
    <w:rsid w:val="002B3072"/>
    <w:rsid w:val="002B33A5"/>
    <w:rsid w:val="002B36A2"/>
    <w:rsid w:val="002B3A57"/>
    <w:rsid w:val="002B3AF8"/>
    <w:rsid w:val="002B4350"/>
    <w:rsid w:val="002B4D9C"/>
    <w:rsid w:val="002B53A5"/>
    <w:rsid w:val="002B53C2"/>
    <w:rsid w:val="002B638C"/>
    <w:rsid w:val="002B649B"/>
    <w:rsid w:val="002B6546"/>
    <w:rsid w:val="002B7AD8"/>
    <w:rsid w:val="002B7E44"/>
    <w:rsid w:val="002C047A"/>
    <w:rsid w:val="002C0532"/>
    <w:rsid w:val="002C09C6"/>
    <w:rsid w:val="002C0AB2"/>
    <w:rsid w:val="002C0D49"/>
    <w:rsid w:val="002C134E"/>
    <w:rsid w:val="002C1410"/>
    <w:rsid w:val="002C1547"/>
    <w:rsid w:val="002C2753"/>
    <w:rsid w:val="002C2A52"/>
    <w:rsid w:val="002C3EA2"/>
    <w:rsid w:val="002C4639"/>
    <w:rsid w:val="002C5286"/>
    <w:rsid w:val="002C57AA"/>
    <w:rsid w:val="002C5CFB"/>
    <w:rsid w:val="002C5F5E"/>
    <w:rsid w:val="002C6905"/>
    <w:rsid w:val="002C703E"/>
    <w:rsid w:val="002C7B9B"/>
    <w:rsid w:val="002C7D20"/>
    <w:rsid w:val="002D0461"/>
    <w:rsid w:val="002D053A"/>
    <w:rsid w:val="002D0580"/>
    <w:rsid w:val="002D0938"/>
    <w:rsid w:val="002D094A"/>
    <w:rsid w:val="002D1842"/>
    <w:rsid w:val="002D1AA3"/>
    <w:rsid w:val="002D1AB0"/>
    <w:rsid w:val="002D1D3E"/>
    <w:rsid w:val="002D1E13"/>
    <w:rsid w:val="002D236A"/>
    <w:rsid w:val="002D23A3"/>
    <w:rsid w:val="002D244D"/>
    <w:rsid w:val="002D279D"/>
    <w:rsid w:val="002D27B5"/>
    <w:rsid w:val="002D37F9"/>
    <w:rsid w:val="002D3FDC"/>
    <w:rsid w:val="002D40B3"/>
    <w:rsid w:val="002D4483"/>
    <w:rsid w:val="002D48B6"/>
    <w:rsid w:val="002D5511"/>
    <w:rsid w:val="002D6092"/>
    <w:rsid w:val="002D682B"/>
    <w:rsid w:val="002D68E6"/>
    <w:rsid w:val="002D7137"/>
    <w:rsid w:val="002D76F4"/>
    <w:rsid w:val="002D7892"/>
    <w:rsid w:val="002D7960"/>
    <w:rsid w:val="002D7C9E"/>
    <w:rsid w:val="002D7D01"/>
    <w:rsid w:val="002D7DC8"/>
    <w:rsid w:val="002E0253"/>
    <w:rsid w:val="002E026F"/>
    <w:rsid w:val="002E0975"/>
    <w:rsid w:val="002E098E"/>
    <w:rsid w:val="002E0F88"/>
    <w:rsid w:val="002E123B"/>
    <w:rsid w:val="002E1283"/>
    <w:rsid w:val="002E13DB"/>
    <w:rsid w:val="002E17AC"/>
    <w:rsid w:val="002E1BCF"/>
    <w:rsid w:val="002E1F68"/>
    <w:rsid w:val="002E28B1"/>
    <w:rsid w:val="002E2D91"/>
    <w:rsid w:val="002E3228"/>
    <w:rsid w:val="002E377D"/>
    <w:rsid w:val="002E37CC"/>
    <w:rsid w:val="002E386D"/>
    <w:rsid w:val="002E38F4"/>
    <w:rsid w:val="002E3AE7"/>
    <w:rsid w:val="002E43AF"/>
    <w:rsid w:val="002E4FAC"/>
    <w:rsid w:val="002E5129"/>
    <w:rsid w:val="002E51B7"/>
    <w:rsid w:val="002E5452"/>
    <w:rsid w:val="002E54C3"/>
    <w:rsid w:val="002E561C"/>
    <w:rsid w:val="002E575F"/>
    <w:rsid w:val="002E57FD"/>
    <w:rsid w:val="002E5830"/>
    <w:rsid w:val="002E5A11"/>
    <w:rsid w:val="002E5BEC"/>
    <w:rsid w:val="002E5CCE"/>
    <w:rsid w:val="002E626F"/>
    <w:rsid w:val="002E656D"/>
    <w:rsid w:val="002E68F4"/>
    <w:rsid w:val="002E7B45"/>
    <w:rsid w:val="002F0140"/>
    <w:rsid w:val="002F0671"/>
    <w:rsid w:val="002F0954"/>
    <w:rsid w:val="002F0A01"/>
    <w:rsid w:val="002F0EEB"/>
    <w:rsid w:val="002F104B"/>
    <w:rsid w:val="002F10A6"/>
    <w:rsid w:val="002F1FFD"/>
    <w:rsid w:val="002F2D11"/>
    <w:rsid w:val="002F30A4"/>
    <w:rsid w:val="002F3305"/>
    <w:rsid w:val="002F355B"/>
    <w:rsid w:val="002F3A06"/>
    <w:rsid w:val="002F3B00"/>
    <w:rsid w:val="002F3FEE"/>
    <w:rsid w:val="002F47B2"/>
    <w:rsid w:val="002F4944"/>
    <w:rsid w:val="002F4C1A"/>
    <w:rsid w:val="002F4FF5"/>
    <w:rsid w:val="002F57C8"/>
    <w:rsid w:val="002F5B39"/>
    <w:rsid w:val="002F5DD0"/>
    <w:rsid w:val="002F6763"/>
    <w:rsid w:val="002F6B8E"/>
    <w:rsid w:val="002F703D"/>
    <w:rsid w:val="002F74AD"/>
    <w:rsid w:val="002F7691"/>
    <w:rsid w:val="002F7772"/>
    <w:rsid w:val="002F7CDA"/>
    <w:rsid w:val="002F7DE7"/>
    <w:rsid w:val="003003C8"/>
    <w:rsid w:val="00300462"/>
    <w:rsid w:val="003007C7"/>
    <w:rsid w:val="00301E44"/>
    <w:rsid w:val="00301EA4"/>
    <w:rsid w:val="0030230E"/>
    <w:rsid w:val="003026F9"/>
    <w:rsid w:val="00302B73"/>
    <w:rsid w:val="003032CD"/>
    <w:rsid w:val="0030330D"/>
    <w:rsid w:val="003034D6"/>
    <w:rsid w:val="00303A3F"/>
    <w:rsid w:val="00304740"/>
    <w:rsid w:val="003048D9"/>
    <w:rsid w:val="00304947"/>
    <w:rsid w:val="00304AFB"/>
    <w:rsid w:val="00304CCB"/>
    <w:rsid w:val="00305176"/>
    <w:rsid w:val="003057CB"/>
    <w:rsid w:val="00305952"/>
    <w:rsid w:val="00305A2B"/>
    <w:rsid w:val="00305D7D"/>
    <w:rsid w:val="003062E2"/>
    <w:rsid w:val="0030631C"/>
    <w:rsid w:val="003069BB"/>
    <w:rsid w:val="00306C63"/>
    <w:rsid w:val="00307061"/>
    <w:rsid w:val="003072E9"/>
    <w:rsid w:val="00307305"/>
    <w:rsid w:val="0030764C"/>
    <w:rsid w:val="0030786A"/>
    <w:rsid w:val="00307EBD"/>
    <w:rsid w:val="003100D6"/>
    <w:rsid w:val="0031044D"/>
    <w:rsid w:val="0031062B"/>
    <w:rsid w:val="003107BC"/>
    <w:rsid w:val="00310886"/>
    <w:rsid w:val="003109C5"/>
    <w:rsid w:val="003109E3"/>
    <w:rsid w:val="00310CE3"/>
    <w:rsid w:val="00310D0B"/>
    <w:rsid w:val="00310E44"/>
    <w:rsid w:val="003111F4"/>
    <w:rsid w:val="00311DCA"/>
    <w:rsid w:val="00311ED4"/>
    <w:rsid w:val="00312138"/>
    <w:rsid w:val="00312474"/>
    <w:rsid w:val="003124F5"/>
    <w:rsid w:val="00312747"/>
    <w:rsid w:val="0031314F"/>
    <w:rsid w:val="003131CA"/>
    <w:rsid w:val="00313734"/>
    <w:rsid w:val="00313914"/>
    <w:rsid w:val="003139F7"/>
    <w:rsid w:val="00313AD8"/>
    <w:rsid w:val="00313E0F"/>
    <w:rsid w:val="0031479C"/>
    <w:rsid w:val="0031506E"/>
    <w:rsid w:val="00315077"/>
    <w:rsid w:val="003156F3"/>
    <w:rsid w:val="00315827"/>
    <w:rsid w:val="003158A0"/>
    <w:rsid w:val="00315B00"/>
    <w:rsid w:val="00315C41"/>
    <w:rsid w:val="00315E92"/>
    <w:rsid w:val="00315F49"/>
    <w:rsid w:val="00315F9B"/>
    <w:rsid w:val="00315FC8"/>
    <w:rsid w:val="003163E1"/>
    <w:rsid w:val="0031690B"/>
    <w:rsid w:val="00316D55"/>
    <w:rsid w:val="00316DCB"/>
    <w:rsid w:val="00316F3A"/>
    <w:rsid w:val="00317152"/>
    <w:rsid w:val="00317B06"/>
    <w:rsid w:val="00317E59"/>
    <w:rsid w:val="00317F3F"/>
    <w:rsid w:val="00317F53"/>
    <w:rsid w:val="0032027C"/>
    <w:rsid w:val="00320875"/>
    <w:rsid w:val="003208CF"/>
    <w:rsid w:val="003208F1"/>
    <w:rsid w:val="0032138E"/>
    <w:rsid w:val="003214D6"/>
    <w:rsid w:val="0032174F"/>
    <w:rsid w:val="00321C7B"/>
    <w:rsid w:val="00321CFD"/>
    <w:rsid w:val="00322272"/>
    <w:rsid w:val="00322496"/>
    <w:rsid w:val="00322544"/>
    <w:rsid w:val="0032262E"/>
    <w:rsid w:val="0032266E"/>
    <w:rsid w:val="00322859"/>
    <w:rsid w:val="00322B3F"/>
    <w:rsid w:val="00323472"/>
    <w:rsid w:val="003234AF"/>
    <w:rsid w:val="0032350B"/>
    <w:rsid w:val="0032407E"/>
    <w:rsid w:val="0032440E"/>
    <w:rsid w:val="0032488D"/>
    <w:rsid w:val="00324BDB"/>
    <w:rsid w:val="0032509E"/>
    <w:rsid w:val="003251EB"/>
    <w:rsid w:val="00325577"/>
    <w:rsid w:val="0032597E"/>
    <w:rsid w:val="00325DAF"/>
    <w:rsid w:val="00325EE4"/>
    <w:rsid w:val="00326074"/>
    <w:rsid w:val="003263CB"/>
    <w:rsid w:val="00326424"/>
    <w:rsid w:val="003265D6"/>
    <w:rsid w:val="00326B01"/>
    <w:rsid w:val="00326DCB"/>
    <w:rsid w:val="00326E77"/>
    <w:rsid w:val="003271C9"/>
    <w:rsid w:val="00327343"/>
    <w:rsid w:val="00327EC3"/>
    <w:rsid w:val="00327FC4"/>
    <w:rsid w:val="00330191"/>
    <w:rsid w:val="003301DB"/>
    <w:rsid w:val="00330546"/>
    <w:rsid w:val="0033091C"/>
    <w:rsid w:val="00330BB2"/>
    <w:rsid w:val="00331B9B"/>
    <w:rsid w:val="00332346"/>
    <w:rsid w:val="0033263F"/>
    <w:rsid w:val="003328A6"/>
    <w:rsid w:val="003328AA"/>
    <w:rsid w:val="00332AE1"/>
    <w:rsid w:val="00332BE8"/>
    <w:rsid w:val="00333342"/>
    <w:rsid w:val="003333FF"/>
    <w:rsid w:val="00333419"/>
    <w:rsid w:val="003334A3"/>
    <w:rsid w:val="00333BD6"/>
    <w:rsid w:val="00333C5F"/>
    <w:rsid w:val="003345A4"/>
    <w:rsid w:val="00334783"/>
    <w:rsid w:val="003347A5"/>
    <w:rsid w:val="003348F2"/>
    <w:rsid w:val="00334EB4"/>
    <w:rsid w:val="00335198"/>
    <w:rsid w:val="003352CF"/>
    <w:rsid w:val="003353FD"/>
    <w:rsid w:val="003357B7"/>
    <w:rsid w:val="00335AEA"/>
    <w:rsid w:val="00336024"/>
    <w:rsid w:val="00336657"/>
    <w:rsid w:val="00336B39"/>
    <w:rsid w:val="003370EF"/>
    <w:rsid w:val="0033732E"/>
    <w:rsid w:val="00337418"/>
    <w:rsid w:val="00337749"/>
    <w:rsid w:val="00337916"/>
    <w:rsid w:val="00337B49"/>
    <w:rsid w:val="00340276"/>
    <w:rsid w:val="00340957"/>
    <w:rsid w:val="00340A8B"/>
    <w:rsid w:val="00341B26"/>
    <w:rsid w:val="00341CCE"/>
    <w:rsid w:val="00341F18"/>
    <w:rsid w:val="00341F8D"/>
    <w:rsid w:val="0034251C"/>
    <w:rsid w:val="0034283B"/>
    <w:rsid w:val="00342855"/>
    <w:rsid w:val="003429D6"/>
    <w:rsid w:val="003429F2"/>
    <w:rsid w:val="00342A75"/>
    <w:rsid w:val="00342ECF"/>
    <w:rsid w:val="003433E7"/>
    <w:rsid w:val="00343904"/>
    <w:rsid w:val="00343985"/>
    <w:rsid w:val="00343AAF"/>
    <w:rsid w:val="00343DBA"/>
    <w:rsid w:val="00344237"/>
    <w:rsid w:val="00344485"/>
    <w:rsid w:val="00344956"/>
    <w:rsid w:val="00344A10"/>
    <w:rsid w:val="00344D83"/>
    <w:rsid w:val="00344F3F"/>
    <w:rsid w:val="00344F9F"/>
    <w:rsid w:val="00344FB9"/>
    <w:rsid w:val="00345562"/>
    <w:rsid w:val="00345741"/>
    <w:rsid w:val="00345754"/>
    <w:rsid w:val="003459B4"/>
    <w:rsid w:val="00345E9D"/>
    <w:rsid w:val="003461BB"/>
    <w:rsid w:val="00346283"/>
    <w:rsid w:val="00346409"/>
    <w:rsid w:val="00346A17"/>
    <w:rsid w:val="003471DD"/>
    <w:rsid w:val="003471EA"/>
    <w:rsid w:val="00347223"/>
    <w:rsid w:val="003479DE"/>
    <w:rsid w:val="00347A00"/>
    <w:rsid w:val="00347F6C"/>
    <w:rsid w:val="00347F7D"/>
    <w:rsid w:val="00350349"/>
    <w:rsid w:val="0035059E"/>
    <w:rsid w:val="00350D01"/>
    <w:rsid w:val="0035104F"/>
    <w:rsid w:val="0035145E"/>
    <w:rsid w:val="00351FA7"/>
    <w:rsid w:val="003521FC"/>
    <w:rsid w:val="00352693"/>
    <w:rsid w:val="00352BD6"/>
    <w:rsid w:val="0035306A"/>
    <w:rsid w:val="00353842"/>
    <w:rsid w:val="00353BDC"/>
    <w:rsid w:val="00353CAA"/>
    <w:rsid w:val="00353DEB"/>
    <w:rsid w:val="00353EF6"/>
    <w:rsid w:val="00354A10"/>
    <w:rsid w:val="00354D2A"/>
    <w:rsid w:val="00355F1D"/>
    <w:rsid w:val="0035638C"/>
    <w:rsid w:val="0035640C"/>
    <w:rsid w:val="003567C7"/>
    <w:rsid w:val="0035686C"/>
    <w:rsid w:val="00356B7B"/>
    <w:rsid w:val="00356BB4"/>
    <w:rsid w:val="003573D6"/>
    <w:rsid w:val="003573D8"/>
    <w:rsid w:val="00357CF9"/>
    <w:rsid w:val="00357D04"/>
    <w:rsid w:val="00357ECC"/>
    <w:rsid w:val="00360266"/>
    <w:rsid w:val="00360345"/>
    <w:rsid w:val="00360570"/>
    <w:rsid w:val="00360653"/>
    <w:rsid w:val="00360727"/>
    <w:rsid w:val="003609C0"/>
    <w:rsid w:val="00360CD4"/>
    <w:rsid w:val="00360E2D"/>
    <w:rsid w:val="00360F6D"/>
    <w:rsid w:val="00361CE7"/>
    <w:rsid w:val="00361DB7"/>
    <w:rsid w:val="003629DE"/>
    <w:rsid w:val="00362ACC"/>
    <w:rsid w:val="00362C78"/>
    <w:rsid w:val="00362F35"/>
    <w:rsid w:val="0036348A"/>
    <w:rsid w:val="003636FB"/>
    <w:rsid w:val="0036396E"/>
    <w:rsid w:val="003640DA"/>
    <w:rsid w:val="00364147"/>
    <w:rsid w:val="00364370"/>
    <w:rsid w:val="00364785"/>
    <w:rsid w:val="00364790"/>
    <w:rsid w:val="00364982"/>
    <w:rsid w:val="00364B16"/>
    <w:rsid w:val="00364BB3"/>
    <w:rsid w:val="003658E0"/>
    <w:rsid w:val="00365AA5"/>
    <w:rsid w:val="00366673"/>
    <w:rsid w:val="00366747"/>
    <w:rsid w:val="00366951"/>
    <w:rsid w:val="00366C46"/>
    <w:rsid w:val="00367083"/>
    <w:rsid w:val="0036746F"/>
    <w:rsid w:val="00367602"/>
    <w:rsid w:val="003677A0"/>
    <w:rsid w:val="003679C5"/>
    <w:rsid w:val="00367B76"/>
    <w:rsid w:val="00367EC0"/>
    <w:rsid w:val="003703B4"/>
    <w:rsid w:val="00370BAA"/>
    <w:rsid w:val="003712EE"/>
    <w:rsid w:val="0037146C"/>
    <w:rsid w:val="00371732"/>
    <w:rsid w:val="003717CA"/>
    <w:rsid w:val="0037200D"/>
    <w:rsid w:val="00372039"/>
    <w:rsid w:val="003721CA"/>
    <w:rsid w:val="003723AD"/>
    <w:rsid w:val="00372561"/>
    <w:rsid w:val="0037270C"/>
    <w:rsid w:val="00372756"/>
    <w:rsid w:val="003727D9"/>
    <w:rsid w:val="00372D1B"/>
    <w:rsid w:val="0037307B"/>
    <w:rsid w:val="003731E3"/>
    <w:rsid w:val="003731EF"/>
    <w:rsid w:val="003734A4"/>
    <w:rsid w:val="003737E5"/>
    <w:rsid w:val="003738B3"/>
    <w:rsid w:val="00373966"/>
    <w:rsid w:val="00373973"/>
    <w:rsid w:val="00373D91"/>
    <w:rsid w:val="003746E7"/>
    <w:rsid w:val="00374940"/>
    <w:rsid w:val="003756C5"/>
    <w:rsid w:val="00375905"/>
    <w:rsid w:val="00375CF2"/>
    <w:rsid w:val="0037671B"/>
    <w:rsid w:val="00376BA3"/>
    <w:rsid w:val="0037718E"/>
    <w:rsid w:val="00377230"/>
    <w:rsid w:val="003775E5"/>
    <w:rsid w:val="00377690"/>
    <w:rsid w:val="00377ECF"/>
    <w:rsid w:val="00377F43"/>
    <w:rsid w:val="00380B71"/>
    <w:rsid w:val="00380E17"/>
    <w:rsid w:val="00380F61"/>
    <w:rsid w:val="0038118B"/>
    <w:rsid w:val="00381473"/>
    <w:rsid w:val="0038164D"/>
    <w:rsid w:val="00381B54"/>
    <w:rsid w:val="00381F21"/>
    <w:rsid w:val="00382254"/>
    <w:rsid w:val="003827EA"/>
    <w:rsid w:val="0038280F"/>
    <w:rsid w:val="00383199"/>
    <w:rsid w:val="003835C3"/>
    <w:rsid w:val="00383BA4"/>
    <w:rsid w:val="00383ECE"/>
    <w:rsid w:val="00383F44"/>
    <w:rsid w:val="00383FD2"/>
    <w:rsid w:val="0038434D"/>
    <w:rsid w:val="0038446C"/>
    <w:rsid w:val="00384793"/>
    <w:rsid w:val="003848E6"/>
    <w:rsid w:val="00384A2A"/>
    <w:rsid w:val="00384C8E"/>
    <w:rsid w:val="00385452"/>
    <w:rsid w:val="00385621"/>
    <w:rsid w:val="003858DE"/>
    <w:rsid w:val="00385C4A"/>
    <w:rsid w:val="003868FE"/>
    <w:rsid w:val="00386D9A"/>
    <w:rsid w:val="003871B6"/>
    <w:rsid w:val="003872CA"/>
    <w:rsid w:val="00387D67"/>
    <w:rsid w:val="00390325"/>
    <w:rsid w:val="00390716"/>
    <w:rsid w:val="00390BF0"/>
    <w:rsid w:val="0039130E"/>
    <w:rsid w:val="003915E7"/>
    <w:rsid w:val="00391A28"/>
    <w:rsid w:val="00391E20"/>
    <w:rsid w:val="00391E35"/>
    <w:rsid w:val="00391F37"/>
    <w:rsid w:val="00392000"/>
    <w:rsid w:val="00392585"/>
    <w:rsid w:val="003925F5"/>
    <w:rsid w:val="0039311B"/>
    <w:rsid w:val="00393178"/>
    <w:rsid w:val="0039323E"/>
    <w:rsid w:val="003932E9"/>
    <w:rsid w:val="00393576"/>
    <w:rsid w:val="00393734"/>
    <w:rsid w:val="00393769"/>
    <w:rsid w:val="0039392F"/>
    <w:rsid w:val="0039424A"/>
    <w:rsid w:val="00394435"/>
    <w:rsid w:val="003944C8"/>
    <w:rsid w:val="00394639"/>
    <w:rsid w:val="00394712"/>
    <w:rsid w:val="0039548C"/>
    <w:rsid w:val="00395610"/>
    <w:rsid w:val="00395657"/>
    <w:rsid w:val="00395A7A"/>
    <w:rsid w:val="00395C7D"/>
    <w:rsid w:val="0039666D"/>
    <w:rsid w:val="003969DB"/>
    <w:rsid w:val="00396B48"/>
    <w:rsid w:val="00396B57"/>
    <w:rsid w:val="0039704E"/>
    <w:rsid w:val="00397AB7"/>
    <w:rsid w:val="00397D4E"/>
    <w:rsid w:val="00397D81"/>
    <w:rsid w:val="00397EED"/>
    <w:rsid w:val="003A01C5"/>
    <w:rsid w:val="003A07E1"/>
    <w:rsid w:val="003A0BEF"/>
    <w:rsid w:val="003A0C13"/>
    <w:rsid w:val="003A0FD0"/>
    <w:rsid w:val="003A128E"/>
    <w:rsid w:val="003A12DE"/>
    <w:rsid w:val="003A13BB"/>
    <w:rsid w:val="003A19B4"/>
    <w:rsid w:val="003A20D5"/>
    <w:rsid w:val="003A2610"/>
    <w:rsid w:val="003A3360"/>
    <w:rsid w:val="003A3601"/>
    <w:rsid w:val="003A381F"/>
    <w:rsid w:val="003A39CE"/>
    <w:rsid w:val="003A3B74"/>
    <w:rsid w:val="003A3C3D"/>
    <w:rsid w:val="003A3CC0"/>
    <w:rsid w:val="003A423C"/>
    <w:rsid w:val="003A4577"/>
    <w:rsid w:val="003A481E"/>
    <w:rsid w:val="003A4F2C"/>
    <w:rsid w:val="003A5286"/>
    <w:rsid w:val="003A52D5"/>
    <w:rsid w:val="003A533E"/>
    <w:rsid w:val="003A569F"/>
    <w:rsid w:val="003A5871"/>
    <w:rsid w:val="003A5A35"/>
    <w:rsid w:val="003A5D88"/>
    <w:rsid w:val="003A6045"/>
    <w:rsid w:val="003A64E0"/>
    <w:rsid w:val="003A66D0"/>
    <w:rsid w:val="003A6C0D"/>
    <w:rsid w:val="003A6D18"/>
    <w:rsid w:val="003A711D"/>
    <w:rsid w:val="003A724E"/>
    <w:rsid w:val="003A7436"/>
    <w:rsid w:val="003A7481"/>
    <w:rsid w:val="003A74FC"/>
    <w:rsid w:val="003A787A"/>
    <w:rsid w:val="003A7972"/>
    <w:rsid w:val="003A7DB0"/>
    <w:rsid w:val="003A7E25"/>
    <w:rsid w:val="003B012F"/>
    <w:rsid w:val="003B021D"/>
    <w:rsid w:val="003B059C"/>
    <w:rsid w:val="003B17EC"/>
    <w:rsid w:val="003B182A"/>
    <w:rsid w:val="003B184E"/>
    <w:rsid w:val="003B1852"/>
    <w:rsid w:val="003B1908"/>
    <w:rsid w:val="003B258F"/>
    <w:rsid w:val="003B2684"/>
    <w:rsid w:val="003B3686"/>
    <w:rsid w:val="003B3826"/>
    <w:rsid w:val="003B4108"/>
    <w:rsid w:val="003B415B"/>
    <w:rsid w:val="003B460C"/>
    <w:rsid w:val="003B471C"/>
    <w:rsid w:val="003B507A"/>
    <w:rsid w:val="003B50E8"/>
    <w:rsid w:val="003B520A"/>
    <w:rsid w:val="003B613F"/>
    <w:rsid w:val="003B61BB"/>
    <w:rsid w:val="003B64CF"/>
    <w:rsid w:val="003B6D45"/>
    <w:rsid w:val="003B6F4B"/>
    <w:rsid w:val="003B7012"/>
    <w:rsid w:val="003B7087"/>
    <w:rsid w:val="003B771A"/>
    <w:rsid w:val="003C00EF"/>
    <w:rsid w:val="003C077E"/>
    <w:rsid w:val="003C2187"/>
    <w:rsid w:val="003C222E"/>
    <w:rsid w:val="003C2C94"/>
    <w:rsid w:val="003C3044"/>
    <w:rsid w:val="003C335A"/>
    <w:rsid w:val="003C36EB"/>
    <w:rsid w:val="003C3D46"/>
    <w:rsid w:val="003C499C"/>
    <w:rsid w:val="003C5295"/>
    <w:rsid w:val="003C5742"/>
    <w:rsid w:val="003C5BB4"/>
    <w:rsid w:val="003C5C75"/>
    <w:rsid w:val="003C60AB"/>
    <w:rsid w:val="003C61E2"/>
    <w:rsid w:val="003C6336"/>
    <w:rsid w:val="003C63DB"/>
    <w:rsid w:val="003C6559"/>
    <w:rsid w:val="003C65C3"/>
    <w:rsid w:val="003C66F7"/>
    <w:rsid w:val="003C6CAC"/>
    <w:rsid w:val="003C7458"/>
    <w:rsid w:val="003C7A52"/>
    <w:rsid w:val="003D0A73"/>
    <w:rsid w:val="003D0B4F"/>
    <w:rsid w:val="003D0BE2"/>
    <w:rsid w:val="003D0DAF"/>
    <w:rsid w:val="003D183E"/>
    <w:rsid w:val="003D1874"/>
    <w:rsid w:val="003D1999"/>
    <w:rsid w:val="003D24CC"/>
    <w:rsid w:val="003D2C9F"/>
    <w:rsid w:val="003D375F"/>
    <w:rsid w:val="003D3F8C"/>
    <w:rsid w:val="003D4102"/>
    <w:rsid w:val="003D41D5"/>
    <w:rsid w:val="003D4262"/>
    <w:rsid w:val="003D4695"/>
    <w:rsid w:val="003D4761"/>
    <w:rsid w:val="003D4F38"/>
    <w:rsid w:val="003D5CA8"/>
    <w:rsid w:val="003D5F65"/>
    <w:rsid w:val="003D60DC"/>
    <w:rsid w:val="003D646E"/>
    <w:rsid w:val="003D6748"/>
    <w:rsid w:val="003D6826"/>
    <w:rsid w:val="003D6984"/>
    <w:rsid w:val="003D73D1"/>
    <w:rsid w:val="003D744F"/>
    <w:rsid w:val="003D7711"/>
    <w:rsid w:val="003D79C7"/>
    <w:rsid w:val="003E0232"/>
    <w:rsid w:val="003E0768"/>
    <w:rsid w:val="003E09ED"/>
    <w:rsid w:val="003E0A10"/>
    <w:rsid w:val="003E0BB7"/>
    <w:rsid w:val="003E10A3"/>
    <w:rsid w:val="003E1184"/>
    <w:rsid w:val="003E15F2"/>
    <w:rsid w:val="003E1BFB"/>
    <w:rsid w:val="003E2708"/>
    <w:rsid w:val="003E2913"/>
    <w:rsid w:val="003E2BDC"/>
    <w:rsid w:val="003E2C87"/>
    <w:rsid w:val="003E2F9A"/>
    <w:rsid w:val="003E30B5"/>
    <w:rsid w:val="003E30E2"/>
    <w:rsid w:val="003E331F"/>
    <w:rsid w:val="003E3328"/>
    <w:rsid w:val="003E3809"/>
    <w:rsid w:val="003E38CE"/>
    <w:rsid w:val="003E3A02"/>
    <w:rsid w:val="003E429B"/>
    <w:rsid w:val="003E4B55"/>
    <w:rsid w:val="003E50D0"/>
    <w:rsid w:val="003E553F"/>
    <w:rsid w:val="003E56F5"/>
    <w:rsid w:val="003E56FE"/>
    <w:rsid w:val="003E5781"/>
    <w:rsid w:val="003E6245"/>
    <w:rsid w:val="003E738B"/>
    <w:rsid w:val="003E7AE7"/>
    <w:rsid w:val="003E7D1B"/>
    <w:rsid w:val="003F01FB"/>
    <w:rsid w:val="003F0210"/>
    <w:rsid w:val="003F0437"/>
    <w:rsid w:val="003F0618"/>
    <w:rsid w:val="003F0966"/>
    <w:rsid w:val="003F0E65"/>
    <w:rsid w:val="003F1892"/>
    <w:rsid w:val="003F1DFE"/>
    <w:rsid w:val="003F1EF0"/>
    <w:rsid w:val="003F23E1"/>
    <w:rsid w:val="003F2997"/>
    <w:rsid w:val="003F2B78"/>
    <w:rsid w:val="003F3218"/>
    <w:rsid w:val="003F3339"/>
    <w:rsid w:val="003F359F"/>
    <w:rsid w:val="003F3613"/>
    <w:rsid w:val="003F39D0"/>
    <w:rsid w:val="003F3A49"/>
    <w:rsid w:val="003F4404"/>
    <w:rsid w:val="003F5126"/>
    <w:rsid w:val="003F5786"/>
    <w:rsid w:val="003F65B2"/>
    <w:rsid w:val="003F6767"/>
    <w:rsid w:val="003F6B58"/>
    <w:rsid w:val="003F7311"/>
    <w:rsid w:val="003F7341"/>
    <w:rsid w:val="003F75C9"/>
    <w:rsid w:val="003F7A9E"/>
    <w:rsid w:val="00400003"/>
    <w:rsid w:val="004002DB"/>
    <w:rsid w:val="004004A0"/>
    <w:rsid w:val="00400D3F"/>
    <w:rsid w:val="0040113F"/>
    <w:rsid w:val="00401218"/>
    <w:rsid w:val="00401941"/>
    <w:rsid w:val="00401F6E"/>
    <w:rsid w:val="00401FC6"/>
    <w:rsid w:val="0040211A"/>
    <w:rsid w:val="004026D9"/>
    <w:rsid w:val="0040296F"/>
    <w:rsid w:val="00402D07"/>
    <w:rsid w:val="00402FE2"/>
    <w:rsid w:val="00403692"/>
    <w:rsid w:val="00403C58"/>
    <w:rsid w:val="0040402D"/>
    <w:rsid w:val="00404296"/>
    <w:rsid w:val="004043B8"/>
    <w:rsid w:val="00405080"/>
    <w:rsid w:val="00405133"/>
    <w:rsid w:val="0040539E"/>
    <w:rsid w:val="004055D5"/>
    <w:rsid w:val="00405B01"/>
    <w:rsid w:val="00405C2D"/>
    <w:rsid w:val="00405DF0"/>
    <w:rsid w:val="00405F4E"/>
    <w:rsid w:val="00406097"/>
    <w:rsid w:val="004062D0"/>
    <w:rsid w:val="004063B7"/>
    <w:rsid w:val="00406593"/>
    <w:rsid w:val="00406636"/>
    <w:rsid w:val="004069F8"/>
    <w:rsid w:val="00406BA5"/>
    <w:rsid w:val="00406C63"/>
    <w:rsid w:val="00406EB2"/>
    <w:rsid w:val="00406FB5"/>
    <w:rsid w:val="0040787E"/>
    <w:rsid w:val="004078E5"/>
    <w:rsid w:val="00407BB0"/>
    <w:rsid w:val="00407F3D"/>
    <w:rsid w:val="00407F5D"/>
    <w:rsid w:val="0041050C"/>
    <w:rsid w:val="004105A8"/>
    <w:rsid w:val="0041163D"/>
    <w:rsid w:val="00411CF4"/>
    <w:rsid w:val="00411DE7"/>
    <w:rsid w:val="00411DEB"/>
    <w:rsid w:val="004121AE"/>
    <w:rsid w:val="0041248C"/>
    <w:rsid w:val="0041259E"/>
    <w:rsid w:val="0041303C"/>
    <w:rsid w:val="0041345E"/>
    <w:rsid w:val="00413477"/>
    <w:rsid w:val="00413976"/>
    <w:rsid w:val="00413A2E"/>
    <w:rsid w:val="00413B03"/>
    <w:rsid w:val="00413D7E"/>
    <w:rsid w:val="00413D94"/>
    <w:rsid w:val="00414035"/>
    <w:rsid w:val="00414453"/>
    <w:rsid w:val="00414599"/>
    <w:rsid w:val="00414798"/>
    <w:rsid w:val="0041485F"/>
    <w:rsid w:val="00414F96"/>
    <w:rsid w:val="0041549B"/>
    <w:rsid w:val="004157BD"/>
    <w:rsid w:val="004158F6"/>
    <w:rsid w:val="00415A68"/>
    <w:rsid w:val="00415C21"/>
    <w:rsid w:val="0041690A"/>
    <w:rsid w:val="00416AF0"/>
    <w:rsid w:val="00416DC2"/>
    <w:rsid w:val="00416F1E"/>
    <w:rsid w:val="00417457"/>
    <w:rsid w:val="004174DC"/>
    <w:rsid w:val="00417A04"/>
    <w:rsid w:val="00417A52"/>
    <w:rsid w:val="00417B70"/>
    <w:rsid w:val="0042030F"/>
    <w:rsid w:val="00420CF7"/>
    <w:rsid w:val="0042136B"/>
    <w:rsid w:val="004219D5"/>
    <w:rsid w:val="00422677"/>
    <w:rsid w:val="004228D3"/>
    <w:rsid w:val="00422EA9"/>
    <w:rsid w:val="00423733"/>
    <w:rsid w:val="00423D11"/>
    <w:rsid w:val="00423F48"/>
    <w:rsid w:val="0042488E"/>
    <w:rsid w:val="00424AC6"/>
    <w:rsid w:val="00424AD2"/>
    <w:rsid w:val="00424C65"/>
    <w:rsid w:val="00424CB3"/>
    <w:rsid w:val="0042520E"/>
    <w:rsid w:val="004256EF"/>
    <w:rsid w:val="00425778"/>
    <w:rsid w:val="00425BC2"/>
    <w:rsid w:val="00425ED7"/>
    <w:rsid w:val="00426324"/>
    <w:rsid w:val="0042651E"/>
    <w:rsid w:val="00426919"/>
    <w:rsid w:val="00426A89"/>
    <w:rsid w:val="00426C28"/>
    <w:rsid w:val="004276EA"/>
    <w:rsid w:val="00427956"/>
    <w:rsid w:val="00427AA9"/>
    <w:rsid w:val="00427E1C"/>
    <w:rsid w:val="00430FFC"/>
    <w:rsid w:val="00431572"/>
    <w:rsid w:val="00431715"/>
    <w:rsid w:val="00431A21"/>
    <w:rsid w:val="00431C0F"/>
    <w:rsid w:val="00431E47"/>
    <w:rsid w:val="00432535"/>
    <w:rsid w:val="00432655"/>
    <w:rsid w:val="00432888"/>
    <w:rsid w:val="004328E9"/>
    <w:rsid w:val="00432A31"/>
    <w:rsid w:val="00432ECA"/>
    <w:rsid w:val="00432EE9"/>
    <w:rsid w:val="0043334D"/>
    <w:rsid w:val="00433570"/>
    <w:rsid w:val="004336FB"/>
    <w:rsid w:val="004348F4"/>
    <w:rsid w:val="00434F13"/>
    <w:rsid w:val="0043546E"/>
    <w:rsid w:val="0043559F"/>
    <w:rsid w:val="00435B1C"/>
    <w:rsid w:val="00435BAB"/>
    <w:rsid w:val="00435C13"/>
    <w:rsid w:val="00435D5B"/>
    <w:rsid w:val="00436267"/>
    <w:rsid w:val="00436A18"/>
    <w:rsid w:val="00436F7D"/>
    <w:rsid w:val="00436FAD"/>
    <w:rsid w:val="004370B3"/>
    <w:rsid w:val="00437175"/>
    <w:rsid w:val="00437696"/>
    <w:rsid w:val="004379C4"/>
    <w:rsid w:val="00437D99"/>
    <w:rsid w:val="00437F91"/>
    <w:rsid w:val="00440367"/>
    <w:rsid w:val="004407A5"/>
    <w:rsid w:val="0044120D"/>
    <w:rsid w:val="0044151E"/>
    <w:rsid w:val="00441F57"/>
    <w:rsid w:val="00441FBB"/>
    <w:rsid w:val="00442094"/>
    <w:rsid w:val="00442155"/>
    <w:rsid w:val="00442E6F"/>
    <w:rsid w:val="004430A4"/>
    <w:rsid w:val="00443318"/>
    <w:rsid w:val="004439ED"/>
    <w:rsid w:val="00443B55"/>
    <w:rsid w:val="00443D00"/>
    <w:rsid w:val="00444215"/>
    <w:rsid w:val="00444424"/>
    <w:rsid w:val="00444743"/>
    <w:rsid w:val="00444976"/>
    <w:rsid w:val="00444BBA"/>
    <w:rsid w:val="00445355"/>
    <w:rsid w:val="00445411"/>
    <w:rsid w:val="004457F6"/>
    <w:rsid w:val="00445DBD"/>
    <w:rsid w:val="00445DCF"/>
    <w:rsid w:val="00446020"/>
    <w:rsid w:val="00446383"/>
    <w:rsid w:val="00446914"/>
    <w:rsid w:val="00446CF0"/>
    <w:rsid w:val="00446D89"/>
    <w:rsid w:val="00447132"/>
    <w:rsid w:val="00447953"/>
    <w:rsid w:val="00447EB1"/>
    <w:rsid w:val="0045016C"/>
    <w:rsid w:val="00450C0A"/>
    <w:rsid w:val="00450C6A"/>
    <w:rsid w:val="00451100"/>
    <w:rsid w:val="00451169"/>
    <w:rsid w:val="00451501"/>
    <w:rsid w:val="0045157C"/>
    <w:rsid w:val="004516F1"/>
    <w:rsid w:val="0045171F"/>
    <w:rsid w:val="00451772"/>
    <w:rsid w:val="0045183A"/>
    <w:rsid w:val="00452133"/>
    <w:rsid w:val="0045224D"/>
    <w:rsid w:val="0045259A"/>
    <w:rsid w:val="0045283D"/>
    <w:rsid w:val="00452A43"/>
    <w:rsid w:val="00452D5A"/>
    <w:rsid w:val="00453000"/>
    <w:rsid w:val="0045361A"/>
    <w:rsid w:val="004538AD"/>
    <w:rsid w:val="004541B8"/>
    <w:rsid w:val="004542A7"/>
    <w:rsid w:val="00454648"/>
    <w:rsid w:val="00454890"/>
    <w:rsid w:val="00454BD1"/>
    <w:rsid w:val="00454D06"/>
    <w:rsid w:val="004555A6"/>
    <w:rsid w:val="00455CF2"/>
    <w:rsid w:val="00455FFD"/>
    <w:rsid w:val="004565EF"/>
    <w:rsid w:val="00456AD8"/>
    <w:rsid w:val="00456FF5"/>
    <w:rsid w:val="00457088"/>
    <w:rsid w:val="00457267"/>
    <w:rsid w:val="004573A3"/>
    <w:rsid w:val="00457612"/>
    <w:rsid w:val="004576E0"/>
    <w:rsid w:val="00457748"/>
    <w:rsid w:val="00457964"/>
    <w:rsid w:val="00457CE9"/>
    <w:rsid w:val="00460460"/>
    <w:rsid w:val="00460837"/>
    <w:rsid w:val="004608F5"/>
    <w:rsid w:val="004617AB"/>
    <w:rsid w:val="004619D8"/>
    <w:rsid w:val="00461C0E"/>
    <w:rsid w:val="00461D8B"/>
    <w:rsid w:val="00461DED"/>
    <w:rsid w:val="0046227C"/>
    <w:rsid w:val="00462F12"/>
    <w:rsid w:val="0046310A"/>
    <w:rsid w:val="00463585"/>
    <w:rsid w:val="00463AC5"/>
    <w:rsid w:val="00463E2A"/>
    <w:rsid w:val="00464510"/>
    <w:rsid w:val="00464710"/>
    <w:rsid w:val="00464A5A"/>
    <w:rsid w:val="00464D8F"/>
    <w:rsid w:val="00465392"/>
    <w:rsid w:val="004653B7"/>
    <w:rsid w:val="00465534"/>
    <w:rsid w:val="00465C0E"/>
    <w:rsid w:val="00466397"/>
    <w:rsid w:val="00466853"/>
    <w:rsid w:val="00466A2E"/>
    <w:rsid w:val="00466E79"/>
    <w:rsid w:val="00467217"/>
    <w:rsid w:val="00467D8C"/>
    <w:rsid w:val="00467FBF"/>
    <w:rsid w:val="00470153"/>
    <w:rsid w:val="004704E9"/>
    <w:rsid w:val="0047085C"/>
    <w:rsid w:val="00470DD0"/>
    <w:rsid w:val="00470E3D"/>
    <w:rsid w:val="00471141"/>
    <w:rsid w:val="00471510"/>
    <w:rsid w:val="004719C4"/>
    <w:rsid w:val="004722A0"/>
    <w:rsid w:val="0047267B"/>
    <w:rsid w:val="004727AB"/>
    <w:rsid w:val="004727D1"/>
    <w:rsid w:val="00472A18"/>
    <w:rsid w:val="00472AA0"/>
    <w:rsid w:val="00472D3C"/>
    <w:rsid w:val="00472E9C"/>
    <w:rsid w:val="004732B3"/>
    <w:rsid w:val="00473467"/>
    <w:rsid w:val="004738AB"/>
    <w:rsid w:val="00473BAC"/>
    <w:rsid w:val="00474A32"/>
    <w:rsid w:val="004760B1"/>
    <w:rsid w:val="004761F8"/>
    <w:rsid w:val="004762B8"/>
    <w:rsid w:val="004766F7"/>
    <w:rsid w:val="00476B55"/>
    <w:rsid w:val="00476C28"/>
    <w:rsid w:val="00476D91"/>
    <w:rsid w:val="004770E8"/>
    <w:rsid w:val="004770FA"/>
    <w:rsid w:val="0047752C"/>
    <w:rsid w:val="004776E2"/>
    <w:rsid w:val="004778DC"/>
    <w:rsid w:val="004779DC"/>
    <w:rsid w:val="00477AAC"/>
    <w:rsid w:val="00477D0B"/>
    <w:rsid w:val="00477F1C"/>
    <w:rsid w:val="004801F3"/>
    <w:rsid w:val="00480614"/>
    <w:rsid w:val="00480777"/>
    <w:rsid w:val="00480953"/>
    <w:rsid w:val="00480B3D"/>
    <w:rsid w:val="00480C28"/>
    <w:rsid w:val="00480E11"/>
    <w:rsid w:val="00480FB1"/>
    <w:rsid w:val="0048106F"/>
    <w:rsid w:val="0048162E"/>
    <w:rsid w:val="00481795"/>
    <w:rsid w:val="0048193C"/>
    <w:rsid w:val="004819A1"/>
    <w:rsid w:val="00481B44"/>
    <w:rsid w:val="0048282C"/>
    <w:rsid w:val="00482A6C"/>
    <w:rsid w:val="00482B30"/>
    <w:rsid w:val="00482C6C"/>
    <w:rsid w:val="00483140"/>
    <w:rsid w:val="0048356F"/>
    <w:rsid w:val="004836A7"/>
    <w:rsid w:val="00483C82"/>
    <w:rsid w:val="00483E2A"/>
    <w:rsid w:val="0048403C"/>
    <w:rsid w:val="00484A9A"/>
    <w:rsid w:val="00484B50"/>
    <w:rsid w:val="00484E90"/>
    <w:rsid w:val="00484F15"/>
    <w:rsid w:val="00485067"/>
    <w:rsid w:val="004851A1"/>
    <w:rsid w:val="004854A6"/>
    <w:rsid w:val="00485719"/>
    <w:rsid w:val="00485F53"/>
    <w:rsid w:val="00485F75"/>
    <w:rsid w:val="00485FBE"/>
    <w:rsid w:val="0048783E"/>
    <w:rsid w:val="004879C2"/>
    <w:rsid w:val="00487D09"/>
    <w:rsid w:val="00490067"/>
    <w:rsid w:val="00490202"/>
    <w:rsid w:val="0049066E"/>
    <w:rsid w:val="004906BE"/>
    <w:rsid w:val="0049090C"/>
    <w:rsid w:val="00490E36"/>
    <w:rsid w:val="004910BD"/>
    <w:rsid w:val="004918D3"/>
    <w:rsid w:val="0049251D"/>
    <w:rsid w:val="004928AF"/>
    <w:rsid w:val="00492FBC"/>
    <w:rsid w:val="004937F4"/>
    <w:rsid w:val="0049390E"/>
    <w:rsid w:val="00493AD0"/>
    <w:rsid w:val="00493F65"/>
    <w:rsid w:val="004941D3"/>
    <w:rsid w:val="00494735"/>
    <w:rsid w:val="00494F9C"/>
    <w:rsid w:val="0049543A"/>
    <w:rsid w:val="0049549A"/>
    <w:rsid w:val="004957FA"/>
    <w:rsid w:val="00495898"/>
    <w:rsid w:val="00495CD4"/>
    <w:rsid w:val="00495F6C"/>
    <w:rsid w:val="0049652B"/>
    <w:rsid w:val="00496668"/>
    <w:rsid w:val="00496720"/>
    <w:rsid w:val="004972AF"/>
    <w:rsid w:val="00497677"/>
    <w:rsid w:val="0049784A"/>
    <w:rsid w:val="00497B5A"/>
    <w:rsid w:val="00497F57"/>
    <w:rsid w:val="004A0199"/>
    <w:rsid w:val="004A069B"/>
    <w:rsid w:val="004A083F"/>
    <w:rsid w:val="004A08E3"/>
    <w:rsid w:val="004A1576"/>
    <w:rsid w:val="004A17E5"/>
    <w:rsid w:val="004A1C8C"/>
    <w:rsid w:val="004A2AE2"/>
    <w:rsid w:val="004A2B37"/>
    <w:rsid w:val="004A2C5E"/>
    <w:rsid w:val="004A2F45"/>
    <w:rsid w:val="004A3005"/>
    <w:rsid w:val="004A313F"/>
    <w:rsid w:val="004A341E"/>
    <w:rsid w:val="004A373C"/>
    <w:rsid w:val="004A38FF"/>
    <w:rsid w:val="004A39D0"/>
    <w:rsid w:val="004A3EA3"/>
    <w:rsid w:val="004A448B"/>
    <w:rsid w:val="004A482A"/>
    <w:rsid w:val="004A4BB1"/>
    <w:rsid w:val="004A5122"/>
    <w:rsid w:val="004A52AD"/>
    <w:rsid w:val="004A5482"/>
    <w:rsid w:val="004A5671"/>
    <w:rsid w:val="004A5A7D"/>
    <w:rsid w:val="004A5EEB"/>
    <w:rsid w:val="004A61B8"/>
    <w:rsid w:val="004A6247"/>
    <w:rsid w:val="004A6B32"/>
    <w:rsid w:val="004A6C3A"/>
    <w:rsid w:val="004A6E4E"/>
    <w:rsid w:val="004A7053"/>
    <w:rsid w:val="004A7778"/>
    <w:rsid w:val="004A79F1"/>
    <w:rsid w:val="004A7E52"/>
    <w:rsid w:val="004B000D"/>
    <w:rsid w:val="004B00CA"/>
    <w:rsid w:val="004B0942"/>
    <w:rsid w:val="004B0BCA"/>
    <w:rsid w:val="004B1117"/>
    <w:rsid w:val="004B1142"/>
    <w:rsid w:val="004B15CC"/>
    <w:rsid w:val="004B15E3"/>
    <w:rsid w:val="004B1839"/>
    <w:rsid w:val="004B19F0"/>
    <w:rsid w:val="004B19FE"/>
    <w:rsid w:val="004B1D87"/>
    <w:rsid w:val="004B2002"/>
    <w:rsid w:val="004B2D7E"/>
    <w:rsid w:val="004B412D"/>
    <w:rsid w:val="004B4130"/>
    <w:rsid w:val="004B4172"/>
    <w:rsid w:val="004B42C8"/>
    <w:rsid w:val="004B42E2"/>
    <w:rsid w:val="004B431D"/>
    <w:rsid w:val="004B438A"/>
    <w:rsid w:val="004B4709"/>
    <w:rsid w:val="004B4899"/>
    <w:rsid w:val="004B49B0"/>
    <w:rsid w:val="004B4BEE"/>
    <w:rsid w:val="004B4D89"/>
    <w:rsid w:val="004B4EE2"/>
    <w:rsid w:val="004B4FAE"/>
    <w:rsid w:val="004B53F9"/>
    <w:rsid w:val="004B5CA1"/>
    <w:rsid w:val="004B5CC0"/>
    <w:rsid w:val="004B5D4B"/>
    <w:rsid w:val="004B5E76"/>
    <w:rsid w:val="004B63C2"/>
    <w:rsid w:val="004B644B"/>
    <w:rsid w:val="004B71B1"/>
    <w:rsid w:val="004B76B4"/>
    <w:rsid w:val="004B7AD8"/>
    <w:rsid w:val="004B7AF2"/>
    <w:rsid w:val="004B7D08"/>
    <w:rsid w:val="004B7E30"/>
    <w:rsid w:val="004B7FCA"/>
    <w:rsid w:val="004C0268"/>
    <w:rsid w:val="004C0AB0"/>
    <w:rsid w:val="004C183F"/>
    <w:rsid w:val="004C1B5F"/>
    <w:rsid w:val="004C23C0"/>
    <w:rsid w:val="004C2446"/>
    <w:rsid w:val="004C248F"/>
    <w:rsid w:val="004C2688"/>
    <w:rsid w:val="004C2D4B"/>
    <w:rsid w:val="004C2EF2"/>
    <w:rsid w:val="004C3478"/>
    <w:rsid w:val="004C36AA"/>
    <w:rsid w:val="004C3CAD"/>
    <w:rsid w:val="004C3CB2"/>
    <w:rsid w:val="004C409C"/>
    <w:rsid w:val="004C422B"/>
    <w:rsid w:val="004C4737"/>
    <w:rsid w:val="004C47D0"/>
    <w:rsid w:val="004C4E7A"/>
    <w:rsid w:val="004C53CE"/>
    <w:rsid w:val="004C5409"/>
    <w:rsid w:val="004C566A"/>
    <w:rsid w:val="004C59A2"/>
    <w:rsid w:val="004C6477"/>
    <w:rsid w:val="004C6554"/>
    <w:rsid w:val="004C6C22"/>
    <w:rsid w:val="004C6FC5"/>
    <w:rsid w:val="004C7473"/>
    <w:rsid w:val="004C78C7"/>
    <w:rsid w:val="004C7D32"/>
    <w:rsid w:val="004C7DAE"/>
    <w:rsid w:val="004C7F6F"/>
    <w:rsid w:val="004D00B8"/>
    <w:rsid w:val="004D00D0"/>
    <w:rsid w:val="004D0130"/>
    <w:rsid w:val="004D0558"/>
    <w:rsid w:val="004D05DA"/>
    <w:rsid w:val="004D1770"/>
    <w:rsid w:val="004D1B5C"/>
    <w:rsid w:val="004D1B7B"/>
    <w:rsid w:val="004D1C87"/>
    <w:rsid w:val="004D1F6F"/>
    <w:rsid w:val="004D2169"/>
    <w:rsid w:val="004D2C99"/>
    <w:rsid w:val="004D3B64"/>
    <w:rsid w:val="004D3E11"/>
    <w:rsid w:val="004D479C"/>
    <w:rsid w:val="004D4F6B"/>
    <w:rsid w:val="004D505A"/>
    <w:rsid w:val="004D5C82"/>
    <w:rsid w:val="004D5CA7"/>
    <w:rsid w:val="004D5FC4"/>
    <w:rsid w:val="004D619F"/>
    <w:rsid w:val="004D6388"/>
    <w:rsid w:val="004D6600"/>
    <w:rsid w:val="004D6A02"/>
    <w:rsid w:val="004D6D45"/>
    <w:rsid w:val="004D7257"/>
    <w:rsid w:val="004D7997"/>
    <w:rsid w:val="004D7C41"/>
    <w:rsid w:val="004E00D9"/>
    <w:rsid w:val="004E01E4"/>
    <w:rsid w:val="004E07E9"/>
    <w:rsid w:val="004E08AF"/>
    <w:rsid w:val="004E116D"/>
    <w:rsid w:val="004E2492"/>
    <w:rsid w:val="004E282D"/>
    <w:rsid w:val="004E2B84"/>
    <w:rsid w:val="004E2D29"/>
    <w:rsid w:val="004E2F48"/>
    <w:rsid w:val="004E315A"/>
    <w:rsid w:val="004E3170"/>
    <w:rsid w:val="004E33D3"/>
    <w:rsid w:val="004E36B1"/>
    <w:rsid w:val="004E3E41"/>
    <w:rsid w:val="004E472F"/>
    <w:rsid w:val="004E4823"/>
    <w:rsid w:val="004E48ED"/>
    <w:rsid w:val="004E4908"/>
    <w:rsid w:val="004E4DFE"/>
    <w:rsid w:val="004E50F4"/>
    <w:rsid w:val="004E5670"/>
    <w:rsid w:val="004E5B3D"/>
    <w:rsid w:val="004E5FD3"/>
    <w:rsid w:val="004E684D"/>
    <w:rsid w:val="004E6991"/>
    <w:rsid w:val="004E7190"/>
    <w:rsid w:val="004E73EC"/>
    <w:rsid w:val="004E7B71"/>
    <w:rsid w:val="004E7EE6"/>
    <w:rsid w:val="004F0533"/>
    <w:rsid w:val="004F160C"/>
    <w:rsid w:val="004F161F"/>
    <w:rsid w:val="004F17E7"/>
    <w:rsid w:val="004F1833"/>
    <w:rsid w:val="004F1B2E"/>
    <w:rsid w:val="004F1D28"/>
    <w:rsid w:val="004F1E5E"/>
    <w:rsid w:val="004F20B5"/>
    <w:rsid w:val="004F2165"/>
    <w:rsid w:val="004F22BB"/>
    <w:rsid w:val="004F233A"/>
    <w:rsid w:val="004F2982"/>
    <w:rsid w:val="004F3213"/>
    <w:rsid w:val="004F337A"/>
    <w:rsid w:val="004F34A1"/>
    <w:rsid w:val="004F4215"/>
    <w:rsid w:val="004F462C"/>
    <w:rsid w:val="004F48DD"/>
    <w:rsid w:val="004F5268"/>
    <w:rsid w:val="004F60CE"/>
    <w:rsid w:val="004F6441"/>
    <w:rsid w:val="004F6590"/>
    <w:rsid w:val="004F6712"/>
    <w:rsid w:val="004F7233"/>
    <w:rsid w:val="004F7884"/>
    <w:rsid w:val="004F7AF5"/>
    <w:rsid w:val="0050014C"/>
    <w:rsid w:val="005003F8"/>
    <w:rsid w:val="00501394"/>
    <w:rsid w:val="0050182F"/>
    <w:rsid w:val="005018D8"/>
    <w:rsid w:val="00501DD5"/>
    <w:rsid w:val="00501F2B"/>
    <w:rsid w:val="005020F2"/>
    <w:rsid w:val="00502971"/>
    <w:rsid w:val="00503012"/>
    <w:rsid w:val="005037EC"/>
    <w:rsid w:val="00503926"/>
    <w:rsid w:val="00503CDF"/>
    <w:rsid w:val="00504378"/>
    <w:rsid w:val="00504BD3"/>
    <w:rsid w:val="00504DE7"/>
    <w:rsid w:val="00504EF6"/>
    <w:rsid w:val="005053CC"/>
    <w:rsid w:val="0050561A"/>
    <w:rsid w:val="00505900"/>
    <w:rsid w:val="0050591D"/>
    <w:rsid w:val="00505D1C"/>
    <w:rsid w:val="00506035"/>
    <w:rsid w:val="005060E4"/>
    <w:rsid w:val="00506686"/>
    <w:rsid w:val="0050685E"/>
    <w:rsid w:val="005068EE"/>
    <w:rsid w:val="00506C95"/>
    <w:rsid w:val="00506D37"/>
    <w:rsid w:val="00506EF9"/>
    <w:rsid w:val="00506F70"/>
    <w:rsid w:val="00507F06"/>
    <w:rsid w:val="00510078"/>
    <w:rsid w:val="00510A4B"/>
    <w:rsid w:val="00510B38"/>
    <w:rsid w:val="00511186"/>
    <w:rsid w:val="00511243"/>
    <w:rsid w:val="00511494"/>
    <w:rsid w:val="0051170C"/>
    <w:rsid w:val="00511790"/>
    <w:rsid w:val="0051179A"/>
    <w:rsid w:val="0051205B"/>
    <w:rsid w:val="005121FC"/>
    <w:rsid w:val="005125A3"/>
    <w:rsid w:val="00512776"/>
    <w:rsid w:val="00512E7E"/>
    <w:rsid w:val="0051312C"/>
    <w:rsid w:val="00513261"/>
    <w:rsid w:val="00513452"/>
    <w:rsid w:val="00513488"/>
    <w:rsid w:val="00513663"/>
    <w:rsid w:val="005140F1"/>
    <w:rsid w:val="00514DC6"/>
    <w:rsid w:val="00514F27"/>
    <w:rsid w:val="00515352"/>
    <w:rsid w:val="005154A8"/>
    <w:rsid w:val="00515806"/>
    <w:rsid w:val="00515CC5"/>
    <w:rsid w:val="00515E1A"/>
    <w:rsid w:val="005160E6"/>
    <w:rsid w:val="005166BA"/>
    <w:rsid w:val="00516D94"/>
    <w:rsid w:val="00516F5B"/>
    <w:rsid w:val="0051724B"/>
    <w:rsid w:val="005179A6"/>
    <w:rsid w:val="00517B20"/>
    <w:rsid w:val="0052035C"/>
    <w:rsid w:val="00520BF1"/>
    <w:rsid w:val="00520FE1"/>
    <w:rsid w:val="0052101F"/>
    <w:rsid w:val="00521031"/>
    <w:rsid w:val="00521453"/>
    <w:rsid w:val="00521669"/>
    <w:rsid w:val="0052170B"/>
    <w:rsid w:val="00521815"/>
    <w:rsid w:val="00521830"/>
    <w:rsid w:val="00521957"/>
    <w:rsid w:val="00521A3C"/>
    <w:rsid w:val="005227F7"/>
    <w:rsid w:val="00522EFA"/>
    <w:rsid w:val="0052305A"/>
    <w:rsid w:val="0052356E"/>
    <w:rsid w:val="00523600"/>
    <w:rsid w:val="00523AF8"/>
    <w:rsid w:val="00523C31"/>
    <w:rsid w:val="00523E32"/>
    <w:rsid w:val="0052414B"/>
    <w:rsid w:val="005241BD"/>
    <w:rsid w:val="00524651"/>
    <w:rsid w:val="00524D1D"/>
    <w:rsid w:val="00524D86"/>
    <w:rsid w:val="00524EC2"/>
    <w:rsid w:val="00525411"/>
    <w:rsid w:val="00525841"/>
    <w:rsid w:val="00525902"/>
    <w:rsid w:val="00525D84"/>
    <w:rsid w:val="005268BD"/>
    <w:rsid w:val="00526D25"/>
    <w:rsid w:val="00526D28"/>
    <w:rsid w:val="00526E9E"/>
    <w:rsid w:val="00526F7A"/>
    <w:rsid w:val="00527406"/>
    <w:rsid w:val="005279B0"/>
    <w:rsid w:val="00527A29"/>
    <w:rsid w:val="00530576"/>
    <w:rsid w:val="005306D1"/>
    <w:rsid w:val="0053096D"/>
    <w:rsid w:val="005312CE"/>
    <w:rsid w:val="00531593"/>
    <w:rsid w:val="00531678"/>
    <w:rsid w:val="005319C6"/>
    <w:rsid w:val="00531E20"/>
    <w:rsid w:val="00531E68"/>
    <w:rsid w:val="00532221"/>
    <w:rsid w:val="00532229"/>
    <w:rsid w:val="00532DBB"/>
    <w:rsid w:val="0053352C"/>
    <w:rsid w:val="00533633"/>
    <w:rsid w:val="00533773"/>
    <w:rsid w:val="00533882"/>
    <w:rsid w:val="005338F6"/>
    <w:rsid w:val="00533E8C"/>
    <w:rsid w:val="00534347"/>
    <w:rsid w:val="00534761"/>
    <w:rsid w:val="00534886"/>
    <w:rsid w:val="005349B9"/>
    <w:rsid w:val="005350FF"/>
    <w:rsid w:val="00535458"/>
    <w:rsid w:val="0053585F"/>
    <w:rsid w:val="00536BC9"/>
    <w:rsid w:val="00536D3E"/>
    <w:rsid w:val="00536E94"/>
    <w:rsid w:val="005370A4"/>
    <w:rsid w:val="0053786E"/>
    <w:rsid w:val="0054018B"/>
    <w:rsid w:val="00540363"/>
    <w:rsid w:val="005403E7"/>
    <w:rsid w:val="00540582"/>
    <w:rsid w:val="0054065E"/>
    <w:rsid w:val="00540E49"/>
    <w:rsid w:val="00540E6C"/>
    <w:rsid w:val="00541029"/>
    <w:rsid w:val="005410B0"/>
    <w:rsid w:val="0054110B"/>
    <w:rsid w:val="005413C5"/>
    <w:rsid w:val="00541ABF"/>
    <w:rsid w:val="00541C23"/>
    <w:rsid w:val="00541FF5"/>
    <w:rsid w:val="005423E1"/>
    <w:rsid w:val="0054272B"/>
    <w:rsid w:val="00542A2A"/>
    <w:rsid w:val="00542F3B"/>
    <w:rsid w:val="00542F51"/>
    <w:rsid w:val="00543214"/>
    <w:rsid w:val="005438F6"/>
    <w:rsid w:val="0054420C"/>
    <w:rsid w:val="005442A6"/>
    <w:rsid w:val="00544396"/>
    <w:rsid w:val="0054451B"/>
    <w:rsid w:val="00544698"/>
    <w:rsid w:val="0054486C"/>
    <w:rsid w:val="00544C08"/>
    <w:rsid w:val="00544D84"/>
    <w:rsid w:val="00544EDD"/>
    <w:rsid w:val="005458E3"/>
    <w:rsid w:val="00545E6F"/>
    <w:rsid w:val="00545F15"/>
    <w:rsid w:val="005467B0"/>
    <w:rsid w:val="00546A4F"/>
    <w:rsid w:val="00546B49"/>
    <w:rsid w:val="0054716A"/>
    <w:rsid w:val="005475A1"/>
    <w:rsid w:val="00547CD3"/>
    <w:rsid w:val="005506D0"/>
    <w:rsid w:val="00550794"/>
    <w:rsid w:val="00550BEE"/>
    <w:rsid w:val="005511BC"/>
    <w:rsid w:val="005513A0"/>
    <w:rsid w:val="0055163E"/>
    <w:rsid w:val="005516B6"/>
    <w:rsid w:val="00551750"/>
    <w:rsid w:val="00551CE9"/>
    <w:rsid w:val="00551E40"/>
    <w:rsid w:val="00551F09"/>
    <w:rsid w:val="005522AF"/>
    <w:rsid w:val="005522B3"/>
    <w:rsid w:val="005525EF"/>
    <w:rsid w:val="00552805"/>
    <w:rsid w:val="00552E92"/>
    <w:rsid w:val="0055332D"/>
    <w:rsid w:val="00553F18"/>
    <w:rsid w:val="00554366"/>
    <w:rsid w:val="0055447F"/>
    <w:rsid w:val="00554966"/>
    <w:rsid w:val="005549D4"/>
    <w:rsid w:val="00554B68"/>
    <w:rsid w:val="00555BEA"/>
    <w:rsid w:val="005561DB"/>
    <w:rsid w:val="005562FF"/>
    <w:rsid w:val="00556822"/>
    <w:rsid w:val="00556B68"/>
    <w:rsid w:val="005570DD"/>
    <w:rsid w:val="005571FA"/>
    <w:rsid w:val="00557800"/>
    <w:rsid w:val="00557F9A"/>
    <w:rsid w:val="0056002E"/>
    <w:rsid w:val="0056004F"/>
    <w:rsid w:val="005600EF"/>
    <w:rsid w:val="0056065E"/>
    <w:rsid w:val="005607ED"/>
    <w:rsid w:val="0056087F"/>
    <w:rsid w:val="00560909"/>
    <w:rsid w:val="00560A67"/>
    <w:rsid w:val="00560B0E"/>
    <w:rsid w:val="005610EA"/>
    <w:rsid w:val="005611AC"/>
    <w:rsid w:val="005615FF"/>
    <w:rsid w:val="005616AA"/>
    <w:rsid w:val="0056197B"/>
    <w:rsid w:val="00561AA1"/>
    <w:rsid w:val="00561E7E"/>
    <w:rsid w:val="00561E97"/>
    <w:rsid w:val="00561F64"/>
    <w:rsid w:val="0056238F"/>
    <w:rsid w:val="00562956"/>
    <w:rsid w:val="00562A2F"/>
    <w:rsid w:val="00562A7F"/>
    <w:rsid w:val="005631F1"/>
    <w:rsid w:val="00563467"/>
    <w:rsid w:val="00563D90"/>
    <w:rsid w:val="00563E98"/>
    <w:rsid w:val="00564E6F"/>
    <w:rsid w:val="00564E81"/>
    <w:rsid w:val="00565024"/>
    <w:rsid w:val="0056508E"/>
    <w:rsid w:val="0056527A"/>
    <w:rsid w:val="0056529F"/>
    <w:rsid w:val="0056530C"/>
    <w:rsid w:val="005655A6"/>
    <w:rsid w:val="0056599C"/>
    <w:rsid w:val="00565B80"/>
    <w:rsid w:val="005665B1"/>
    <w:rsid w:val="00566B4E"/>
    <w:rsid w:val="00566CB6"/>
    <w:rsid w:val="00567154"/>
    <w:rsid w:val="00567391"/>
    <w:rsid w:val="00567442"/>
    <w:rsid w:val="005674EB"/>
    <w:rsid w:val="00567870"/>
    <w:rsid w:val="00567912"/>
    <w:rsid w:val="0056791C"/>
    <w:rsid w:val="00567C32"/>
    <w:rsid w:val="00567CC3"/>
    <w:rsid w:val="005709C7"/>
    <w:rsid w:val="00570B87"/>
    <w:rsid w:val="00570BAE"/>
    <w:rsid w:val="00570C32"/>
    <w:rsid w:val="00570FB4"/>
    <w:rsid w:val="00571724"/>
    <w:rsid w:val="00571C5D"/>
    <w:rsid w:val="00571DB5"/>
    <w:rsid w:val="005722B8"/>
    <w:rsid w:val="00572369"/>
    <w:rsid w:val="00572416"/>
    <w:rsid w:val="00572B27"/>
    <w:rsid w:val="00572D8B"/>
    <w:rsid w:val="00572E56"/>
    <w:rsid w:val="0057348C"/>
    <w:rsid w:val="00573AC1"/>
    <w:rsid w:val="00573E87"/>
    <w:rsid w:val="005747AD"/>
    <w:rsid w:val="005749A3"/>
    <w:rsid w:val="00574A0E"/>
    <w:rsid w:val="00574C9A"/>
    <w:rsid w:val="00575006"/>
    <w:rsid w:val="00575529"/>
    <w:rsid w:val="00575732"/>
    <w:rsid w:val="00575E72"/>
    <w:rsid w:val="00575F8E"/>
    <w:rsid w:val="0057603B"/>
    <w:rsid w:val="00576178"/>
    <w:rsid w:val="005762A4"/>
    <w:rsid w:val="0057674B"/>
    <w:rsid w:val="0057697F"/>
    <w:rsid w:val="00576E3F"/>
    <w:rsid w:val="005774E0"/>
    <w:rsid w:val="00577864"/>
    <w:rsid w:val="005779B5"/>
    <w:rsid w:val="00577B36"/>
    <w:rsid w:val="00577D0C"/>
    <w:rsid w:val="005807C5"/>
    <w:rsid w:val="00580839"/>
    <w:rsid w:val="00580886"/>
    <w:rsid w:val="00580B6C"/>
    <w:rsid w:val="00580C88"/>
    <w:rsid w:val="005816AA"/>
    <w:rsid w:val="00581B4A"/>
    <w:rsid w:val="0058272A"/>
    <w:rsid w:val="0058321A"/>
    <w:rsid w:val="00583818"/>
    <w:rsid w:val="00583909"/>
    <w:rsid w:val="00583C90"/>
    <w:rsid w:val="005846BB"/>
    <w:rsid w:val="00584DB2"/>
    <w:rsid w:val="00585247"/>
    <w:rsid w:val="005853D4"/>
    <w:rsid w:val="005853F1"/>
    <w:rsid w:val="00585534"/>
    <w:rsid w:val="005855AC"/>
    <w:rsid w:val="00585872"/>
    <w:rsid w:val="005859B1"/>
    <w:rsid w:val="00585CBD"/>
    <w:rsid w:val="00585F21"/>
    <w:rsid w:val="00585FCA"/>
    <w:rsid w:val="005860FD"/>
    <w:rsid w:val="00586760"/>
    <w:rsid w:val="00587511"/>
    <w:rsid w:val="005878E2"/>
    <w:rsid w:val="00587942"/>
    <w:rsid w:val="00587A04"/>
    <w:rsid w:val="00587D73"/>
    <w:rsid w:val="00587E7C"/>
    <w:rsid w:val="005903CC"/>
    <w:rsid w:val="00590B13"/>
    <w:rsid w:val="00590D68"/>
    <w:rsid w:val="00591003"/>
    <w:rsid w:val="00591544"/>
    <w:rsid w:val="005917CC"/>
    <w:rsid w:val="005918AB"/>
    <w:rsid w:val="00591D4C"/>
    <w:rsid w:val="00591ECA"/>
    <w:rsid w:val="005920BB"/>
    <w:rsid w:val="005922E3"/>
    <w:rsid w:val="005924C9"/>
    <w:rsid w:val="00592EB6"/>
    <w:rsid w:val="0059307A"/>
    <w:rsid w:val="00593282"/>
    <w:rsid w:val="00593A6D"/>
    <w:rsid w:val="00593AE9"/>
    <w:rsid w:val="00593CBC"/>
    <w:rsid w:val="005945CE"/>
    <w:rsid w:val="005947C4"/>
    <w:rsid w:val="00594B20"/>
    <w:rsid w:val="00595018"/>
    <w:rsid w:val="005955EB"/>
    <w:rsid w:val="005958D2"/>
    <w:rsid w:val="00595CD1"/>
    <w:rsid w:val="00595DF1"/>
    <w:rsid w:val="00595E38"/>
    <w:rsid w:val="005968E5"/>
    <w:rsid w:val="00596A9F"/>
    <w:rsid w:val="00596CBA"/>
    <w:rsid w:val="00596F77"/>
    <w:rsid w:val="005978CD"/>
    <w:rsid w:val="00597B41"/>
    <w:rsid w:val="005A03A4"/>
    <w:rsid w:val="005A087B"/>
    <w:rsid w:val="005A08D4"/>
    <w:rsid w:val="005A0C7F"/>
    <w:rsid w:val="005A13AA"/>
    <w:rsid w:val="005A1E58"/>
    <w:rsid w:val="005A2072"/>
    <w:rsid w:val="005A2083"/>
    <w:rsid w:val="005A2506"/>
    <w:rsid w:val="005A257A"/>
    <w:rsid w:val="005A26BF"/>
    <w:rsid w:val="005A2C53"/>
    <w:rsid w:val="005A2E7D"/>
    <w:rsid w:val="005A3279"/>
    <w:rsid w:val="005A333F"/>
    <w:rsid w:val="005A3499"/>
    <w:rsid w:val="005A3CCD"/>
    <w:rsid w:val="005A3D03"/>
    <w:rsid w:val="005A3E70"/>
    <w:rsid w:val="005A4228"/>
    <w:rsid w:val="005A485A"/>
    <w:rsid w:val="005A4AA5"/>
    <w:rsid w:val="005A4D9C"/>
    <w:rsid w:val="005A50C9"/>
    <w:rsid w:val="005A51D9"/>
    <w:rsid w:val="005A528D"/>
    <w:rsid w:val="005A53C9"/>
    <w:rsid w:val="005A596D"/>
    <w:rsid w:val="005A5A03"/>
    <w:rsid w:val="005A5CA9"/>
    <w:rsid w:val="005A622A"/>
    <w:rsid w:val="005A6A20"/>
    <w:rsid w:val="005A6B37"/>
    <w:rsid w:val="005A6D2C"/>
    <w:rsid w:val="005A7002"/>
    <w:rsid w:val="005A719C"/>
    <w:rsid w:val="005A7352"/>
    <w:rsid w:val="005A75F5"/>
    <w:rsid w:val="005A787D"/>
    <w:rsid w:val="005A79A1"/>
    <w:rsid w:val="005B0076"/>
    <w:rsid w:val="005B0A1D"/>
    <w:rsid w:val="005B0B23"/>
    <w:rsid w:val="005B0B8E"/>
    <w:rsid w:val="005B0DAF"/>
    <w:rsid w:val="005B233A"/>
    <w:rsid w:val="005B240D"/>
    <w:rsid w:val="005B2448"/>
    <w:rsid w:val="005B24E2"/>
    <w:rsid w:val="005B256E"/>
    <w:rsid w:val="005B2959"/>
    <w:rsid w:val="005B299E"/>
    <w:rsid w:val="005B29BF"/>
    <w:rsid w:val="005B2A56"/>
    <w:rsid w:val="005B32B1"/>
    <w:rsid w:val="005B3484"/>
    <w:rsid w:val="005B3A0F"/>
    <w:rsid w:val="005B3F27"/>
    <w:rsid w:val="005B4593"/>
    <w:rsid w:val="005B4642"/>
    <w:rsid w:val="005B466C"/>
    <w:rsid w:val="005B472C"/>
    <w:rsid w:val="005B49DC"/>
    <w:rsid w:val="005B4A4E"/>
    <w:rsid w:val="005B4ABD"/>
    <w:rsid w:val="005B4B24"/>
    <w:rsid w:val="005B4CF3"/>
    <w:rsid w:val="005B52FD"/>
    <w:rsid w:val="005B5380"/>
    <w:rsid w:val="005B53DC"/>
    <w:rsid w:val="005B5705"/>
    <w:rsid w:val="005B59EB"/>
    <w:rsid w:val="005B63D1"/>
    <w:rsid w:val="005B6492"/>
    <w:rsid w:val="005B677E"/>
    <w:rsid w:val="005B6A35"/>
    <w:rsid w:val="005B6B36"/>
    <w:rsid w:val="005B71C2"/>
    <w:rsid w:val="005B7554"/>
    <w:rsid w:val="005B79FA"/>
    <w:rsid w:val="005C01B6"/>
    <w:rsid w:val="005C01EA"/>
    <w:rsid w:val="005C046D"/>
    <w:rsid w:val="005C05C6"/>
    <w:rsid w:val="005C0CEB"/>
    <w:rsid w:val="005C0D3B"/>
    <w:rsid w:val="005C10C0"/>
    <w:rsid w:val="005C16EA"/>
    <w:rsid w:val="005C1F6B"/>
    <w:rsid w:val="005C201D"/>
    <w:rsid w:val="005C2486"/>
    <w:rsid w:val="005C27D2"/>
    <w:rsid w:val="005C2BF2"/>
    <w:rsid w:val="005C2D12"/>
    <w:rsid w:val="005C33F6"/>
    <w:rsid w:val="005C3FC8"/>
    <w:rsid w:val="005C49C7"/>
    <w:rsid w:val="005C4A08"/>
    <w:rsid w:val="005C4AC4"/>
    <w:rsid w:val="005C4AC5"/>
    <w:rsid w:val="005C4F2F"/>
    <w:rsid w:val="005C4F4B"/>
    <w:rsid w:val="005C54BB"/>
    <w:rsid w:val="005C555E"/>
    <w:rsid w:val="005C5B07"/>
    <w:rsid w:val="005C5C1C"/>
    <w:rsid w:val="005C675A"/>
    <w:rsid w:val="005C6AB0"/>
    <w:rsid w:val="005C6B7C"/>
    <w:rsid w:val="005C6C6F"/>
    <w:rsid w:val="005C6EF4"/>
    <w:rsid w:val="005C6F3F"/>
    <w:rsid w:val="005C7006"/>
    <w:rsid w:val="005C7095"/>
    <w:rsid w:val="005C70BA"/>
    <w:rsid w:val="005C72B4"/>
    <w:rsid w:val="005C77A6"/>
    <w:rsid w:val="005C7B89"/>
    <w:rsid w:val="005D01A8"/>
    <w:rsid w:val="005D0A22"/>
    <w:rsid w:val="005D0A2F"/>
    <w:rsid w:val="005D0C9F"/>
    <w:rsid w:val="005D0EC5"/>
    <w:rsid w:val="005D10F9"/>
    <w:rsid w:val="005D1158"/>
    <w:rsid w:val="005D1176"/>
    <w:rsid w:val="005D2436"/>
    <w:rsid w:val="005D250A"/>
    <w:rsid w:val="005D30AD"/>
    <w:rsid w:val="005D412E"/>
    <w:rsid w:val="005D44FD"/>
    <w:rsid w:val="005D466C"/>
    <w:rsid w:val="005D4E7A"/>
    <w:rsid w:val="005D500D"/>
    <w:rsid w:val="005D58A8"/>
    <w:rsid w:val="005D5BF4"/>
    <w:rsid w:val="005D61CA"/>
    <w:rsid w:val="005D6208"/>
    <w:rsid w:val="005D6AD4"/>
    <w:rsid w:val="005D6E3B"/>
    <w:rsid w:val="005D6FC7"/>
    <w:rsid w:val="005D6FC8"/>
    <w:rsid w:val="005D70C1"/>
    <w:rsid w:val="005D7304"/>
    <w:rsid w:val="005E0331"/>
    <w:rsid w:val="005E0644"/>
    <w:rsid w:val="005E0CDF"/>
    <w:rsid w:val="005E0E3B"/>
    <w:rsid w:val="005E1270"/>
    <w:rsid w:val="005E128F"/>
    <w:rsid w:val="005E157B"/>
    <w:rsid w:val="005E1CBB"/>
    <w:rsid w:val="005E2600"/>
    <w:rsid w:val="005E2667"/>
    <w:rsid w:val="005E26EE"/>
    <w:rsid w:val="005E280E"/>
    <w:rsid w:val="005E298D"/>
    <w:rsid w:val="005E2B85"/>
    <w:rsid w:val="005E2C98"/>
    <w:rsid w:val="005E2CA5"/>
    <w:rsid w:val="005E2E65"/>
    <w:rsid w:val="005E3246"/>
    <w:rsid w:val="005E3381"/>
    <w:rsid w:val="005E38E4"/>
    <w:rsid w:val="005E3F4B"/>
    <w:rsid w:val="005E4413"/>
    <w:rsid w:val="005E4609"/>
    <w:rsid w:val="005E4856"/>
    <w:rsid w:val="005E4D93"/>
    <w:rsid w:val="005E56AB"/>
    <w:rsid w:val="005E58C4"/>
    <w:rsid w:val="005E5AF7"/>
    <w:rsid w:val="005E5E0A"/>
    <w:rsid w:val="005E6646"/>
    <w:rsid w:val="005E6E1E"/>
    <w:rsid w:val="005E6FF0"/>
    <w:rsid w:val="005E73C2"/>
    <w:rsid w:val="005E73DA"/>
    <w:rsid w:val="005E76C6"/>
    <w:rsid w:val="005E77F2"/>
    <w:rsid w:val="005E7BC0"/>
    <w:rsid w:val="005F029C"/>
    <w:rsid w:val="005F0409"/>
    <w:rsid w:val="005F07AC"/>
    <w:rsid w:val="005F0CB5"/>
    <w:rsid w:val="005F0E1E"/>
    <w:rsid w:val="005F1151"/>
    <w:rsid w:val="005F1DD5"/>
    <w:rsid w:val="005F1E89"/>
    <w:rsid w:val="005F213A"/>
    <w:rsid w:val="005F2236"/>
    <w:rsid w:val="005F28B2"/>
    <w:rsid w:val="005F29D2"/>
    <w:rsid w:val="005F2C5F"/>
    <w:rsid w:val="005F2C9C"/>
    <w:rsid w:val="005F2DAE"/>
    <w:rsid w:val="005F39A7"/>
    <w:rsid w:val="005F41EC"/>
    <w:rsid w:val="005F42C0"/>
    <w:rsid w:val="005F467E"/>
    <w:rsid w:val="005F4711"/>
    <w:rsid w:val="005F485D"/>
    <w:rsid w:val="005F4960"/>
    <w:rsid w:val="005F4B24"/>
    <w:rsid w:val="005F4B4C"/>
    <w:rsid w:val="005F4D1C"/>
    <w:rsid w:val="005F5008"/>
    <w:rsid w:val="005F543D"/>
    <w:rsid w:val="005F5A48"/>
    <w:rsid w:val="005F5D08"/>
    <w:rsid w:val="005F5DCB"/>
    <w:rsid w:val="005F5FEE"/>
    <w:rsid w:val="005F6166"/>
    <w:rsid w:val="005F66A4"/>
    <w:rsid w:val="005F672D"/>
    <w:rsid w:val="005F6EE5"/>
    <w:rsid w:val="005F744E"/>
    <w:rsid w:val="005F7583"/>
    <w:rsid w:val="005F7B7E"/>
    <w:rsid w:val="005F7EC2"/>
    <w:rsid w:val="006004A9"/>
    <w:rsid w:val="006005BC"/>
    <w:rsid w:val="00600BFB"/>
    <w:rsid w:val="006016E9"/>
    <w:rsid w:val="0060243A"/>
    <w:rsid w:val="006026D7"/>
    <w:rsid w:val="00602A3C"/>
    <w:rsid w:val="00602BE0"/>
    <w:rsid w:val="00602C33"/>
    <w:rsid w:val="00602D21"/>
    <w:rsid w:val="00602FEC"/>
    <w:rsid w:val="006032A3"/>
    <w:rsid w:val="006039D4"/>
    <w:rsid w:val="00603AA5"/>
    <w:rsid w:val="00603EBE"/>
    <w:rsid w:val="006042E3"/>
    <w:rsid w:val="006043DC"/>
    <w:rsid w:val="00604729"/>
    <w:rsid w:val="0060478E"/>
    <w:rsid w:val="00604851"/>
    <w:rsid w:val="00604CC6"/>
    <w:rsid w:val="00604DDB"/>
    <w:rsid w:val="00604EB6"/>
    <w:rsid w:val="006056C0"/>
    <w:rsid w:val="00606A68"/>
    <w:rsid w:val="006078EA"/>
    <w:rsid w:val="00607ACD"/>
    <w:rsid w:val="00607C4F"/>
    <w:rsid w:val="00607F41"/>
    <w:rsid w:val="00607F58"/>
    <w:rsid w:val="0061178D"/>
    <w:rsid w:val="00611AE5"/>
    <w:rsid w:val="006120B8"/>
    <w:rsid w:val="006128D4"/>
    <w:rsid w:val="00612D85"/>
    <w:rsid w:val="00612EEE"/>
    <w:rsid w:val="006134C2"/>
    <w:rsid w:val="00613A5C"/>
    <w:rsid w:val="00613C75"/>
    <w:rsid w:val="00613CA9"/>
    <w:rsid w:val="00613E0E"/>
    <w:rsid w:val="00614249"/>
    <w:rsid w:val="00614546"/>
    <w:rsid w:val="0061468B"/>
    <w:rsid w:val="006148B4"/>
    <w:rsid w:val="00614B8B"/>
    <w:rsid w:val="00614C9F"/>
    <w:rsid w:val="00614DC5"/>
    <w:rsid w:val="006155AC"/>
    <w:rsid w:val="00615920"/>
    <w:rsid w:val="00615B53"/>
    <w:rsid w:val="00615EE3"/>
    <w:rsid w:val="0061629C"/>
    <w:rsid w:val="006163AF"/>
    <w:rsid w:val="0061672E"/>
    <w:rsid w:val="0061676C"/>
    <w:rsid w:val="006169FC"/>
    <w:rsid w:val="00616AFE"/>
    <w:rsid w:val="00616C32"/>
    <w:rsid w:val="0061757A"/>
    <w:rsid w:val="006176AA"/>
    <w:rsid w:val="00617AF1"/>
    <w:rsid w:val="00617DA1"/>
    <w:rsid w:val="00617F26"/>
    <w:rsid w:val="00620B9B"/>
    <w:rsid w:val="00620C6C"/>
    <w:rsid w:val="0062150D"/>
    <w:rsid w:val="00621520"/>
    <w:rsid w:val="00621613"/>
    <w:rsid w:val="0062190F"/>
    <w:rsid w:val="00621AD3"/>
    <w:rsid w:val="0062232C"/>
    <w:rsid w:val="00622411"/>
    <w:rsid w:val="0062295B"/>
    <w:rsid w:val="0062295E"/>
    <w:rsid w:val="00622A49"/>
    <w:rsid w:val="00622A7A"/>
    <w:rsid w:val="00622B4B"/>
    <w:rsid w:val="00622B93"/>
    <w:rsid w:val="00622BEA"/>
    <w:rsid w:val="00622D23"/>
    <w:rsid w:val="00622DD1"/>
    <w:rsid w:val="00622E60"/>
    <w:rsid w:val="00623204"/>
    <w:rsid w:val="006233DB"/>
    <w:rsid w:val="00623471"/>
    <w:rsid w:val="00623545"/>
    <w:rsid w:val="00623846"/>
    <w:rsid w:val="00624485"/>
    <w:rsid w:val="0062465A"/>
    <w:rsid w:val="0062495F"/>
    <w:rsid w:val="00624B9D"/>
    <w:rsid w:val="00624F3A"/>
    <w:rsid w:val="006252E4"/>
    <w:rsid w:val="00625981"/>
    <w:rsid w:val="00625A65"/>
    <w:rsid w:val="00625C68"/>
    <w:rsid w:val="00625DB3"/>
    <w:rsid w:val="00625F7D"/>
    <w:rsid w:val="00626315"/>
    <w:rsid w:val="006267A8"/>
    <w:rsid w:val="00626DAE"/>
    <w:rsid w:val="006271D9"/>
    <w:rsid w:val="0062734C"/>
    <w:rsid w:val="00627491"/>
    <w:rsid w:val="00627535"/>
    <w:rsid w:val="00627A9D"/>
    <w:rsid w:val="00627BC3"/>
    <w:rsid w:val="006300C3"/>
    <w:rsid w:val="006300E9"/>
    <w:rsid w:val="006306EA"/>
    <w:rsid w:val="00630CEB"/>
    <w:rsid w:val="00630F09"/>
    <w:rsid w:val="006312EE"/>
    <w:rsid w:val="006319C0"/>
    <w:rsid w:val="00631D75"/>
    <w:rsid w:val="00631FA2"/>
    <w:rsid w:val="006322EC"/>
    <w:rsid w:val="006338FE"/>
    <w:rsid w:val="00634470"/>
    <w:rsid w:val="00634533"/>
    <w:rsid w:val="006349A0"/>
    <w:rsid w:val="00634AE2"/>
    <w:rsid w:val="00635AFE"/>
    <w:rsid w:val="00635DF4"/>
    <w:rsid w:val="00635EC9"/>
    <w:rsid w:val="006379E9"/>
    <w:rsid w:val="00637CFA"/>
    <w:rsid w:val="00637EA1"/>
    <w:rsid w:val="006400FB"/>
    <w:rsid w:val="0064048F"/>
    <w:rsid w:val="006406A3"/>
    <w:rsid w:val="00640926"/>
    <w:rsid w:val="00640C52"/>
    <w:rsid w:val="00640F1F"/>
    <w:rsid w:val="00641263"/>
    <w:rsid w:val="006412ED"/>
    <w:rsid w:val="00641416"/>
    <w:rsid w:val="00641522"/>
    <w:rsid w:val="006417C2"/>
    <w:rsid w:val="0064184C"/>
    <w:rsid w:val="006418AB"/>
    <w:rsid w:val="006419C8"/>
    <w:rsid w:val="0064209E"/>
    <w:rsid w:val="00642632"/>
    <w:rsid w:val="0064309D"/>
    <w:rsid w:val="006431D2"/>
    <w:rsid w:val="00643580"/>
    <w:rsid w:val="00643745"/>
    <w:rsid w:val="006437A2"/>
    <w:rsid w:val="00643FCC"/>
    <w:rsid w:val="0064447D"/>
    <w:rsid w:val="006444C8"/>
    <w:rsid w:val="00644F19"/>
    <w:rsid w:val="0064545C"/>
    <w:rsid w:val="00645A12"/>
    <w:rsid w:val="006464BE"/>
    <w:rsid w:val="00646544"/>
    <w:rsid w:val="006467B2"/>
    <w:rsid w:val="00646EED"/>
    <w:rsid w:val="00646EF2"/>
    <w:rsid w:val="006470A0"/>
    <w:rsid w:val="00647208"/>
    <w:rsid w:val="00647320"/>
    <w:rsid w:val="006473C2"/>
    <w:rsid w:val="00647AE3"/>
    <w:rsid w:val="00647D6D"/>
    <w:rsid w:val="00647E8E"/>
    <w:rsid w:val="006500AE"/>
    <w:rsid w:val="00650DF4"/>
    <w:rsid w:val="00650EA1"/>
    <w:rsid w:val="00651120"/>
    <w:rsid w:val="00651249"/>
    <w:rsid w:val="00651B45"/>
    <w:rsid w:val="00651D17"/>
    <w:rsid w:val="00651E34"/>
    <w:rsid w:val="00651EA7"/>
    <w:rsid w:val="0065306D"/>
    <w:rsid w:val="006531ED"/>
    <w:rsid w:val="006531EE"/>
    <w:rsid w:val="00653211"/>
    <w:rsid w:val="00653213"/>
    <w:rsid w:val="0065332D"/>
    <w:rsid w:val="0065339F"/>
    <w:rsid w:val="006536B9"/>
    <w:rsid w:val="00653A52"/>
    <w:rsid w:val="00653D57"/>
    <w:rsid w:val="00654825"/>
    <w:rsid w:val="00654907"/>
    <w:rsid w:val="006549E6"/>
    <w:rsid w:val="006553B8"/>
    <w:rsid w:val="006556CE"/>
    <w:rsid w:val="00655D6C"/>
    <w:rsid w:val="00655E49"/>
    <w:rsid w:val="00655F45"/>
    <w:rsid w:val="00656197"/>
    <w:rsid w:val="006562B2"/>
    <w:rsid w:val="00657022"/>
    <w:rsid w:val="00657036"/>
    <w:rsid w:val="00657053"/>
    <w:rsid w:val="00657332"/>
    <w:rsid w:val="006575D5"/>
    <w:rsid w:val="0065793F"/>
    <w:rsid w:val="00657A01"/>
    <w:rsid w:val="00657E8F"/>
    <w:rsid w:val="00660370"/>
    <w:rsid w:val="00660C22"/>
    <w:rsid w:val="00660D55"/>
    <w:rsid w:val="006610BD"/>
    <w:rsid w:val="00661714"/>
    <w:rsid w:val="0066173E"/>
    <w:rsid w:val="006618FE"/>
    <w:rsid w:val="0066191D"/>
    <w:rsid w:val="00661CB2"/>
    <w:rsid w:val="006628E7"/>
    <w:rsid w:val="00662D1F"/>
    <w:rsid w:val="00662E52"/>
    <w:rsid w:val="00662EC9"/>
    <w:rsid w:val="00663045"/>
    <w:rsid w:val="006633E5"/>
    <w:rsid w:val="00663641"/>
    <w:rsid w:val="00663D33"/>
    <w:rsid w:val="0066406F"/>
    <w:rsid w:val="006646BD"/>
    <w:rsid w:val="00664A19"/>
    <w:rsid w:val="00665013"/>
    <w:rsid w:val="00665850"/>
    <w:rsid w:val="00665C9C"/>
    <w:rsid w:val="00665D95"/>
    <w:rsid w:val="00665F29"/>
    <w:rsid w:val="00665F6D"/>
    <w:rsid w:val="00666168"/>
    <w:rsid w:val="00666370"/>
    <w:rsid w:val="0066656A"/>
    <w:rsid w:val="00666984"/>
    <w:rsid w:val="00666D66"/>
    <w:rsid w:val="00666D78"/>
    <w:rsid w:val="00667227"/>
    <w:rsid w:val="0066763D"/>
    <w:rsid w:val="00667752"/>
    <w:rsid w:val="00670304"/>
    <w:rsid w:val="00670787"/>
    <w:rsid w:val="00670B2B"/>
    <w:rsid w:val="00671227"/>
    <w:rsid w:val="0067144A"/>
    <w:rsid w:val="006720A0"/>
    <w:rsid w:val="00672585"/>
    <w:rsid w:val="006728A6"/>
    <w:rsid w:val="00672B18"/>
    <w:rsid w:val="00672C8B"/>
    <w:rsid w:val="00672D98"/>
    <w:rsid w:val="00672EA1"/>
    <w:rsid w:val="006736F6"/>
    <w:rsid w:val="00673757"/>
    <w:rsid w:val="00674016"/>
    <w:rsid w:val="006745D2"/>
    <w:rsid w:val="006745E6"/>
    <w:rsid w:val="006746D3"/>
    <w:rsid w:val="0067521B"/>
    <w:rsid w:val="006752AC"/>
    <w:rsid w:val="00675523"/>
    <w:rsid w:val="006757A1"/>
    <w:rsid w:val="006769E6"/>
    <w:rsid w:val="00676EE1"/>
    <w:rsid w:val="006773D3"/>
    <w:rsid w:val="006777D1"/>
    <w:rsid w:val="00677A21"/>
    <w:rsid w:val="00677EF1"/>
    <w:rsid w:val="0068114C"/>
    <w:rsid w:val="0068178D"/>
    <w:rsid w:val="006819F0"/>
    <w:rsid w:val="00681A4D"/>
    <w:rsid w:val="00681D41"/>
    <w:rsid w:val="00682711"/>
    <w:rsid w:val="00682849"/>
    <w:rsid w:val="00682C77"/>
    <w:rsid w:val="006839B9"/>
    <w:rsid w:val="00683C8C"/>
    <w:rsid w:val="00683E05"/>
    <w:rsid w:val="006849A6"/>
    <w:rsid w:val="00684A16"/>
    <w:rsid w:val="00684B66"/>
    <w:rsid w:val="00684E45"/>
    <w:rsid w:val="006852AE"/>
    <w:rsid w:val="00685FEB"/>
    <w:rsid w:val="006860CE"/>
    <w:rsid w:val="0068625A"/>
    <w:rsid w:val="0068650D"/>
    <w:rsid w:val="006868FC"/>
    <w:rsid w:val="00686ECF"/>
    <w:rsid w:val="006870AE"/>
    <w:rsid w:val="006874F9"/>
    <w:rsid w:val="0068760E"/>
    <w:rsid w:val="00687F8B"/>
    <w:rsid w:val="00690625"/>
    <w:rsid w:val="0069091F"/>
    <w:rsid w:val="006909F7"/>
    <w:rsid w:val="00690A34"/>
    <w:rsid w:val="00691279"/>
    <w:rsid w:val="00691706"/>
    <w:rsid w:val="006917F9"/>
    <w:rsid w:val="00691F8F"/>
    <w:rsid w:val="00692382"/>
    <w:rsid w:val="00692837"/>
    <w:rsid w:val="00692CC5"/>
    <w:rsid w:val="00692F7D"/>
    <w:rsid w:val="0069317A"/>
    <w:rsid w:val="00693445"/>
    <w:rsid w:val="0069351C"/>
    <w:rsid w:val="00693639"/>
    <w:rsid w:val="00693721"/>
    <w:rsid w:val="0069373F"/>
    <w:rsid w:val="006939B4"/>
    <w:rsid w:val="00693D23"/>
    <w:rsid w:val="00694215"/>
    <w:rsid w:val="006942F6"/>
    <w:rsid w:val="006944FD"/>
    <w:rsid w:val="006945A5"/>
    <w:rsid w:val="0069470B"/>
    <w:rsid w:val="0069484D"/>
    <w:rsid w:val="0069496D"/>
    <w:rsid w:val="00694ABA"/>
    <w:rsid w:val="00694DBF"/>
    <w:rsid w:val="0069500F"/>
    <w:rsid w:val="006951A6"/>
    <w:rsid w:val="006955D4"/>
    <w:rsid w:val="00695F2C"/>
    <w:rsid w:val="006961DD"/>
    <w:rsid w:val="0069640F"/>
    <w:rsid w:val="006968F5"/>
    <w:rsid w:val="006970EC"/>
    <w:rsid w:val="006973A8"/>
    <w:rsid w:val="006977C2"/>
    <w:rsid w:val="006977E0"/>
    <w:rsid w:val="00697891"/>
    <w:rsid w:val="00697C3F"/>
    <w:rsid w:val="00697E13"/>
    <w:rsid w:val="006A003C"/>
    <w:rsid w:val="006A0408"/>
    <w:rsid w:val="006A05C9"/>
    <w:rsid w:val="006A089F"/>
    <w:rsid w:val="006A08AC"/>
    <w:rsid w:val="006A0AD0"/>
    <w:rsid w:val="006A0E79"/>
    <w:rsid w:val="006A109B"/>
    <w:rsid w:val="006A1B3A"/>
    <w:rsid w:val="006A1CA9"/>
    <w:rsid w:val="006A1F07"/>
    <w:rsid w:val="006A1F30"/>
    <w:rsid w:val="006A2140"/>
    <w:rsid w:val="006A232B"/>
    <w:rsid w:val="006A272A"/>
    <w:rsid w:val="006A2EBA"/>
    <w:rsid w:val="006A3017"/>
    <w:rsid w:val="006A31C2"/>
    <w:rsid w:val="006A3347"/>
    <w:rsid w:val="006A3633"/>
    <w:rsid w:val="006A390A"/>
    <w:rsid w:val="006A3A61"/>
    <w:rsid w:val="006A3C7B"/>
    <w:rsid w:val="006A4343"/>
    <w:rsid w:val="006A48D8"/>
    <w:rsid w:val="006A4C7B"/>
    <w:rsid w:val="006A4EBB"/>
    <w:rsid w:val="006A4F64"/>
    <w:rsid w:val="006A4FBC"/>
    <w:rsid w:val="006A5158"/>
    <w:rsid w:val="006A5437"/>
    <w:rsid w:val="006A5695"/>
    <w:rsid w:val="006A5755"/>
    <w:rsid w:val="006A59E8"/>
    <w:rsid w:val="006A5AD9"/>
    <w:rsid w:val="006A6162"/>
    <w:rsid w:val="006A61B7"/>
    <w:rsid w:val="006A6329"/>
    <w:rsid w:val="006A6F18"/>
    <w:rsid w:val="006A6FD0"/>
    <w:rsid w:val="006A737A"/>
    <w:rsid w:val="006B000A"/>
    <w:rsid w:val="006B014D"/>
    <w:rsid w:val="006B02D2"/>
    <w:rsid w:val="006B0DBD"/>
    <w:rsid w:val="006B100A"/>
    <w:rsid w:val="006B1626"/>
    <w:rsid w:val="006B1DA7"/>
    <w:rsid w:val="006B1E8E"/>
    <w:rsid w:val="006B2335"/>
    <w:rsid w:val="006B27AF"/>
    <w:rsid w:val="006B27B8"/>
    <w:rsid w:val="006B2822"/>
    <w:rsid w:val="006B2BD1"/>
    <w:rsid w:val="006B3227"/>
    <w:rsid w:val="006B3990"/>
    <w:rsid w:val="006B3BD8"/>
    <w:rsid w:val="006B3C8E"/>
    <w:rsid w:val="006B4181"/>
    <w:rsid w:val="006B41BC"/>
    <w:rsid w:val="006B4574"/>
    <w:rsid w:val="006B47B4"/>
    <w:rsid w:val="006B4B47"/>
    <w:rsid w:val="006B4D30"/>
    <w:rsid w:val="006B4DD8"/>
    <w:rsid w:val="006B5B88"/>
    <w:rsid w:val="006B5F2C"/>
    <w:rsid w:val="006B5FE1"/>
    <w:rsid w:val="006B6002"/>
    <w:rsid w:val="006B64DF"/>
    <w:rsid w:val="006B6CC9"/>
    <w:rsid w:val="006B6FBD"/>
    <w:rsid w:val="006B7363"/>
    <w:rsid w:val="006B76E7"/>
    <w:rsid w:val="006B789D"/>
    <w:rsid w:val="006B7EDE"/>
    <w:rsid w:val="006C01CD"/>
    <w:rsid w:val="006C04B6"/>
    <w:rsid w:val="006C0721"/>
    <w:rsid w:val="006C0A76"/>
    <w:rsid w:val="006C0E95"/>
    <w:rsid w:val="006C0FE4"/>
    <w:rsid w:val="006C11EB"/>
    <w:rsid w:val="006C1227"/>
    <w:rsid w:val="006C141A"/>
    <w:rsid w:val="006C14CF"/>
    <w:rsid w:val="006C2347"/>
    <w:rsid w:val="006C29D0"/>
    <w:rsid w:val="006C31FD"/>
    <w:rsid w:val="006C3204"/>
    <w:rsid w:val="006C320A"/>
    <w:rsid w:val="006C355F"/>
    <w:rsid w:val="006C373C"/>
    <w:rsid w:val="006C3A8D"/>
    <w:rsid w:val="006C3DEC"/>
    <w:rsid w:val="006C424C"/>
    <w:rsid w:val="006C4C4C"/>
    <w:rsid w:val="006C5512"/>
    <w:rsid w:val="006C578B"/>
    <w:rsid w:val="006C57AA"/>
    <w:rsid w:val="006C5BE7"/>
    <w:rsid w:val="006C5DAF"/>
    <w:rsid w:val="006C5DED"/>
    <w:rsid w:val="006C5F73"/>
    <w:rsid w:val="006C634B"/>
    <w:rsid w:val="006C6545"/>
    <w:rsid w:val="006C6656"/>
    <w:rsid w:val="006C67FA"/>
    <w:rsid w:val="006C6A67"/>
    <w:rsid w:val="006C7283"/>
    <w:rsid w:val="006C74A6"/>
    <w:rsid w:val="006C7662"/>
    <w:rsid w:val="006C7875"/>
    <w:rsid w:val="006C7B84"/>
    <w:rsid w:val="006D033E"/>
    <w:rsid w:val="006D04B8"/>
    <w:rsid w:val="006D056C"/>
    <w:rsid w:val="006D08B0"/>
    <w:rsid w:val="006D0F37"/>
    <w:rsid w:val="006D0F9A"/>
    <w:rsid w:val="006D11B6"/>
    <w:rsid w:val="006D1351"/>
    <w:rsid w:val="006D14E9"/>
    <w:rsid w:val="006D191F"/>
    <w:rsid w:val="006D1CCD"/>
    <w:rsid w:val="006D21F9"/>
    <w:rsid w:val="006D229A"/>
    <w:rsid w:val="006D243E"/>
    <w:rsid w:val="006D2599"/>
    <w:rsid w:val="006D2A98"/>
    <w:rsid w:val="006D2D5E"/>
    <w:rsid w:val="006D2DC9"/>
    <w:rsid w:val="006D2EA7"/>
    <w:rsid w:val="006D349B"/>
    <w:rsid w:val="006D34A0"/>
    <w:rsid w:val="006D37B4"/>
    <w:rsid w:val="006D37D7"/>
    <w:rsid w:val="006D40BA"/>
    <w:rsid w:val="006D4554"/>
    <w:rsid w:val="006D48FF"/>
    <w:rsid w:val="006D4E1E"/>
    <w:rsid w:val="006D510E"/>
    <w:rsid w:val="006D55DF"/>
    <w:rsid w:val="006D5AA3"/>
    <w:rsid w:val="006D6924"/>
    <w:rsid w:val="006D6DB0"/>
    <w:rsid w:val="006D7028"/>
    <w:rsid w:val="006D707F"/>
    <w:rsid w:val="006D7747"/>
    <w:rsid w:val="006D79ED"/>
    <w:rsid w:val="006D7B30"/>
    <w:rsid w:val="006E01DE"/>
    <w:rsid w:val="006E0293"/>
    <w:rsid w:val="006E02D6"/>
    <w:rsid w:val="006E0556"/>
    <w:rsid w:val="006E09C2"/>
    <w:rsid w:val="006E1360"/>
    <w:rsid w:val="006E1AD8"/>
    <w:rsid w:val="006E1D46"/>
    <w:rsid w:val="006E1F95"/>
    <w:rsid w:val="006E1FF3"/>
    <w:rsid w:val="006E20E8"/>
    <w:rsid w:val="006E2464"/>
    <w:rsid w:val="006E26E1"/>
    <w:rsid w:val="006E2D13"/>
    <w:rsid w:val="006E301F"/>
    <w:rsid w:val="006E358C"/>
    <w:rsid w:val="006E396B"/>
    <w:rsid w:val="006E3975"/>
    <w:rsid w:val="006E3976"/>
    <w:rsid w:val="006E4096"/>
    <w:rsid w:val="006E4372"/>
    <w:rsid w:val="006E4408"/>
    <w:rsid w:val="006E443C"/>
    <w:rsid w:val="006E453B"/>
    <w:rsid w:val="006E471E"/>
    <w:rsid w:val="006E477B"/>
    <w:rsid w:val="006E4A6A"/>
    <w:rsid w:val="006E51D4"/>
    <w:rsid w:val="006E6073"/>
    <w:rsid w:val="006E64C7"/>
    <w:rsid w:val="006E664B"/>
    <w:rsid w:val="006E6991"/>
    <w:rsid w:val="006E6FD9"/>
    <w:rsid w:val="006E78FE"/>
    <w:rsid w:val="006F0410"/>
    <w:rsid w:val="006F09FC"/>
    <w:rsid w:val="006F0A14"/>
    <w:rsid w:val="006F0D73"/>
    <w:rsid w:val="006F0EEB"/>
    <w:rsid w:val="006F14CC"/>
    <w:rsid w:val="006F1895"/>
    <w:rsid w:val="006F198F"/>
    <w:rsid w:val="006F19DD"/>
    <w:rsid w:val="006F1D0C"/>
    <w:rsid w:val="006F1D26"/>
    <w:rsid w:val="006F1D4C"/>
    <w:rsid w:val="006F1E73"/>
    <w:rsid w:val="006F20DE"/>
    <w:rsid w:val="006F267D"/>
    <w:rsid w:val="006F2ACC"/>
    <w:rsid w:val="006F2D10"/>
    <w:rsid w:val="006F31FF"/>
    <w:rsid w:val="006F36DA"/>
    <w:rsid w:val="006F4333"/>
    <w:rsid w:val="006F4760"/>
    <w:rsid w:val="006F49CD"/>
    <w:rsid w:val="006F5187"/>
    <w:rsid w:val="006F52FC"/>
    <w:rsid w:val="006F5FF6"/>
    <w:rsid w:val="006F6170"/>
    <w:rsid w:val="006F6253"/>
    <w:rsid w:val="006F6721"/>
    <w:rsid w:val="006F6999"/>
    <w:rsid w:val="006F6A5C"/>
    <w:rsid w:val="006F6C49"/>
    <w:rsid w:val="006F6EA8"/>
    <w:rsid w:val="006F766D"/>
    <w:rsid w:val="006F7682"/>
    <w:rsid w:val="006F76DF"/>
    <w:rsid w:val="006F7A0E"/>
    <w:rsid w:val="0070029B"/>
    <w:rsid w:val="00700484"/>
    <w:rsid w:val="0070086D"/>
    <w:rsid w:val="00700D57"/>
    <w:rsid w:val="00700E81"/>
    <w:rsid w:val="00701503"/>
    <w:rsid w:val="007016D2"/>
    <w:rsid w:val="00701A75"/>
    <w:rsid w:val="00701BF9"/>
    <w:rsid w:val="00702103"/>
    <w:rsid w:val="00702279"/>
    <w:rsid w:val="007024A2"/>
    <w:rsid w:val="00702617"/>
    <w:rsid w:val="00702764"/>
    <w:rsid w:val="00702BF8"/>
    <w:rsid w:val="007031FA"/>
    <w:rsid w:val="00703BD7"/>
    <w:rsid w:val="007041AD"/>
    <w:rsid w:val="007042C8"/>
    <w:rsid w:val="00704422"/>
    <w:rsid w:val="00704CF4"/>
    <w:rsid w:val="00704FBF"/>
    <w:rsid w:val="0070502F"/>
    <w:rsid w:val="00705548"/>
    <w:rsid w:val="00705720"/>
    <w:rsid w:val="0070574D"/>
    <w:rsid w:val="00705786"/>
    <w:rsid w:val="00705869"/>
    <w:rsid w:val="0070596F"/>
    <w:rsid w:val="00705AB0"/>
    <w:rsid w:val="00705C2A"/>
    <w:rsid w:val="00705E49"/>
    <w:rsid w:val="00705E72"/>
    <w:rsid w:val="00706038"/>
    <w:rsid w:val="0070677C"/>
    <w:rsid w:val="00706C8C"/>
    <w:rsid w:val="00706CB7"/>
    <w:rsid w:val="00706F87"/>
    <w:rsid w:val="00707228"/>
    <w:rsid w:val="00707475"/>
    <w:rsid w:val="00707875"/>
    <w:rsid w:val="0071026B"/>
    <w:rsid w:val="007102BC"/>
    <w:rsid w:val="00710761"/>
    <w:rsid w:val="007107EB"/>
    <w:rsid w:val="007110AE"/>
    <w:rsid w:val="007118C5"/>
    <w:rsid w:val="00711EDB"/>
    <w:rsid w:val="00712149"/>
    <w:rsid w:val="007121C5"/>
    <w:rsid w:val="00712231"/>
    <w:rsid w:val="00712525"/>
    <w:rsid w:val="00712C9F"/>
    <w:rsid w:val="00713063"/>
    <w:rsid w:val="0071337A"/>
    <w:rsid w:val="0071342E"/>
    <w:rsid w:val="007139CF"/>
    <w:rsid w:val="00714141"/>
    <w:rsid w:val="0071419C"/>
    <w:rsid w:val="00714733"/>
    <w:rsid w:val="00714AAC"/>
    <w:rsid w:val="00714E0B"/>
    <w:rsid w:val="007152CE"/>
    <w:rsid w:val="00715333"/>
    <w:rsid w:val="00715A88"/>
    <w:rsid w:val="00715C3A"/>
    <w:rsid w:val="00715E04"/>
    <w:rsid w:val="00715F57"/>
    <w:rsid w:val="0071675F"/>
    <w:rsid w:val="00716778"/>
    <w:rsid w:val="00716D68"/>
    <w:rsid w:val="0071778E"/>
    <w:rsid w:val="00717B3D"/>
    <w:rsid w:val="0072048C"/>
    <w:rsid w:val="00720BBF"/>
    <w:rsid w:val="00720DB2"/>
    <w:rsid w:val="00720DD9"/>
    <w:rsid w:val="00720FD5"/>
    <w:rsid w:val="007214B5"/>
    <w:rsid w:val="00721716"/>
    <w:rsid w:val="007229EB"/>
    <w:rsid w:val="0072315F"/>
    <w:rsid w:val="00723517"/>
    <w:rsid w:val="00723638"/>
    <w:rsid w:val="0072369E"/>
    <w:rsid w:val="0072407A"/>
    <w:rsid w:val="0072482B"/>
    <w:rsid w:val="0072483F"/>
    <w:rsid w:val="007248BF"/>
    <w:rsid w:val="00724D0C"/>
    <w:rsid w:val="00725449"/>
    <w:rsid w:val="0072578B"/>
    <w:rsid w:val="00725AA7"/>
    <w:rsid w:val="00725C58"/>
    <w:rsid w:val="00725D92"/>
    <w:rsid w:val="0072607E"/>
    <w:rsid w:val="00726418"/>
    <w:rsid w:val="00726566"/>
    <w:rsid w:val="00726609"/>
    <w:rsid w:val="007266AB"/>
    <w:rsid w:val="00726DA7"/>
    <w:rsid w:val="00727303"/>
    <w:rsid w:val="00727959"/>
    <w:rsid w:val="00727DA3"/>
    <w:rsid w:val="00727F25"/>
    <w:rsid w:val="007302D3"/>
    <w:rsid w:val="0073039D"/>
    <w:rsid w:val="007306E9"/>
    <w:rsid w:val="007306FF"/>
    <w:rsid w:val="00731104"/>
    <w:rsid w:val="007312B7"/>
    <w:rsid w:val="00731712"/>
    <w:rsid w:val="00731756"/>
    <w:rsid w:val="00731B87"/>
    <w:rsid w:val="00731D5D"/>
    <w:rsid w:val="0073234B"/>
    <w:rsid w:val="007323CE"/>
    <w:rsid w:val="00732683"/>
    <w:rsid w:val="007328D5"/>
    <w:rsid w:val="0073293D"/>
    <w:rsid w:val="00732B80"/>
    <w:rsid w:val="00732BA0"/>
    <w:rsid w:val="00733174"/>
    <w:rsid w:val="00733277"/>
    <w:rsid w:val="007332A4"/>
    <w:rsid w:val="00733698"/>
    <w:rsid w:val="00733A6C"/>
    <w:rsid w:val="00733A8A"/>
    <w:rsid w:val="00733F5E"/>
    <w:rsid w:val="0073574F"/>
    <w:rsid w:val="00735C5E"/>
    <w:rsid w:val="00736002"/>
    <w:rsid w:val="007363B9"/>
    <w:rsid w:val="00736566"/>
    <w:rsid w:val="007366E4"/>
    <w:rsid w:val="00736DE2"/>
    <w:rsid w:val="00737420"/>
    <w:rsid w:val="00737652"/>
    <w:rsid w:val="00737770"/>
    <w:rsid w:val="00737E05"/>
    <w:rsid w:val="0074096F"/>
    <w:rsid w:val="00740BCD"/>
    <w:rsid w:val="00740E22"/>
    <w:rsid w:val="00740EB1"/>
    <w:rsid w:val="00741578"/>
    <w:rsid w:val="0074179C"/>
    <w:rsid w:val="007417A4"/>
    <w:rsid w:val="007417A7"/>
    <w:rsid w:val="0074180D"/>
    <w:rsid w:val="007419A0"/>
    <w:rsid w:val="00741B01"/>
    <w:rsid w:val="00741F9B"/>
    <w:rsid w:val="007422C5"/>
    <w:rsid w:val="007423BE"/>
    <w:rsid w:val="00742A91"/>
    <w:rsid w:val="00743708"/>
    <w:rsid w:val="007439C2"/>
    <w:rsid w:val="007439E0"/>
    <w:rsid w:val="00743F81"/>
    <w:rsid w:val="00743F8D"/>
    <w:rsid w:val="00744068"/>
    <w:rsid w:val="0074418E"/>
    <w:rsid w:val="00744343"/>
    <w:rsid w:val="00744C85"/>
    <w:rsid w:val="00744F5A"/>
    <w:rsid w:val="00744FF1"/>
    <w:rsid w:val="0074592F"/>
    <w:rsid w:val="0074595F"/>
    <w:rsid w:val="00746294"/>
    <w:rsid w:val="007462E1"/>
    <w:rsid w:val="0074649E"/>
    <w:rsid w:val="0074666F"/>
    <w:rsid w:val="00746A08"/>
    <w:rsid w:val="00747346"/>
    <w:rsid w:val="00747556"/>
    <w:rsid w:val="00747634"/>
    <w:rsid w:val="007476D4"/>
    <w:rsid w:val="00747A59"/>
    <w:rsid w:val="00750398"/>
    <w:rsid w:val="0075048D"/>
    <w:rsid w:val="007508CC"/>
    <w:rsid w:val="00750956"/>
    <w:rsid w:val="00750A29"/>
    <w:rsid w:val="00750B16"/>
    <w:rsid w:val="007511F0"/>
    <w:rsid w:val="00751287"/>
    <w:rsid w:val="0075166D"/>
    <w:rsid w:val="007518A5"/>
    <w:rsid w:val="00751A61"/>
    <w:rsid w:val="00751C10"/>
    <w:rsid w:val="00751E29"/>
    <w:rsid w:val="00751FDC"/>
    <w:rsid w:val="00752034"/>
    <w:rsid w:val="00752A38"/>
    <w:rsid w:val="00752CB7"/>
    <w:rsid w:val="00752D74"/>
    <w:rsid w:val="0075315E"/>
    <w:rsid w:val="007531BF"/>
    <w:rsid w:val="0075332C"/>
    <w:rsid w:val="00753812"/>
    <w:rsid w:val="0075390B"/>
    <w:rsid w:val="00753DD8"/>
    <w:rsid w:val="007541AB"/>
    <w:rsid w:val="0075433C"/>
    <w:rsid w:val="00754F55"/>
    <w:rsid w:val="007553CE"/>
    <w:rsid w:val="00755BC5"/>
    <w:rsid w:val="00755C95"/>
    <w:rsid w:val="007562E8"/>
    <w:rsid w:val="007564CA"/>
    <w:rsid w:val="0075673B"/>
    <w:rsid w:val="00756C17"/>
    <w:rsid w:val="00756C83"/>
    <w:rsid w:val="0075702B"/>
    <w:rsid w:val="00757060"/>
    <w:rsid w:val="007574BA"/>
    <w:rsid w:val="00757520"/>
    <w:rsid w:val="00757E17"/>
    <w:rsid w:val="00761141"/>
    <w:rsid w:val="00761396"/>
    <w:rsid w:val="007615FC"/>
    <w:rsid w:val="00761B4E"/>
    <w:rsid w:val="007621FF"/>
    <w:rsid w:val="0076232B"/>
    <w:rsid w:val="007624C6"/>
    <w:rsid w:val="00762627"/>
    <w:rsid w:val="00762790"/>
    <w:rsid w:val="007627A7"/>
    <w:rsid w:val="0076300C"/>
    <w:rsid w:val="00763568"/>
    <w:rsid w:val="007636BB"/>
    <w:rsid w:val="007637DB"/>
    <w:rsid w:val="00763ADE"/>
    <w:rsid w:val="00763CE3"/>
    <w:rsid w:val="00764064"/>
    <w:rsid w:val="0076421F"/>
    <w:rsid w:val="007642A3"/>
    <w:rsid w:val="0076443B"/>
    <w:rsid w:val="00764657"/>
    <w:rsid w:val="007649F3"/>
    <w:rsid w:val="00764BA5"/>
    <w:rsid w:val="00764FAA"/>
    <w:rsid w:val="0076512C"/>
    <w:rsid w:val="00765612"/>
    <w:rsid w:val="007658EC"/>
    <w:rsid w:val="00765D72"/>
    <w:rsid w:val="007660B0"/>
    <w:rsid w:val="007664A9"/>
    <w:rsid w:val="00766546"/>
    <w:rsid w:val="00766590"/>
    <w:rsid w:val="00767E5F"/>
    <w:rsid w:val="00767F1F"/>
    <w:rsid w:val="00770612"/>
    <w:rsid w:val="00770998"/>
    <w:rsid w:val="00770DB6"/>
    <w:rsid w:val="007718FF"/>
    <w:rsid w:val="0077206A"/>
    <w:rsid w:val="00772219"/>
    <w:rsid w:val="00772D2C"/>
    <w:rsid w:val="007737E5"/>
    <w:rsid w:val="00773AA4"/>
    <w:rsid w:val="00774246"/>
    <w:rsid w:val="00774711"/>
    <w:rsid w:val="00774A42"/>
    <w:rsid w:val="00774AB9"/>
    <w:rsid w:val="00774C0C"/>
    <w:rsid w:val="007751E7"/>
    <w:rsid w:val="00775254"/>
    <w:rsid w:val="00775956"/>
    <w:rsid w:val="00775D73"/>
    <w:rsid w:val="00775E17"/>
    <w:rsid w:val="007761A0"/>
    <w:rsid w:val="007762EB"/>
    <w:rsid w:val="00776C55"/>
    <w:rsid w:val="00776FA3"/>
    <w:rsid w:val="00776FCE"/>
    <w:rsid w:val="007773EE"/>
    <w:rsid w:val="0077753A"/>
    <w:rsid w:val="00777820"/>
    <w:rsid w:val="0077782B"/>
    <w:rsid w:val="00777B35"/>
    <w:rsid w:val="00777CB2"/>
    <w:rsid w:val="00780250"/>
    <w:rsid w:val="007804D4"/>
    <w:rsid w:val="0078093F"/>
    <w:rsid w:val="007809A6"/>
    <w:rsid w:val="007811B6"/>
    <w:rsid w:val="007816B2"/>
    <w:rsid w:val="00782352"/>
    <w:rsid w:val="00782A1C"/>
    <w:rsid w:val="00782A9E"/>
    <w:rsid w:val="00782DA2"/>
    <w:rsid w:val="00782DDB"/>
    <w:rsid w:val="007836B9"/>
    <w:rsid w:val="00783FA3"/>
    <w:rsid w:val="007840CE"/>
    <w:rsid w:val="00784370"/>
    <w:rsid w:val="007843C1"/>
    <w:rsid w:val="00784ACA"/>
    <w:rsid w:val="00784D0A"/>
    <w:rsid w:val="0078546E"/>
    <w:rsid w:val="007858DA"/>
    <w:rsid w:val="00785DC2"/>
    <w:rsid w:val="00785E21"/>
    <w:rsid w:val="00786587"/>
    <w:rsid w:val="00786ECB"/>
    <w:rsid w:val="0078712E"/>
    <w:rsid w:val="00787448"/>
    <w:rsid w:val="00787C78"/>
    <w:rsid w:val="00787D79"/>
    <w:rsid w:val="0079046C"/>
    <w:rsid w:val="007906EF"/>
    <w:rsid w:val="00790D4C"/>
    <w:rsid w:val="0079117C"/>
    <w:rsid w:val="0079131D"/>
    <w:rsid w:val="0079140A"/>
    <w:rsid w:val="00791DEB"/>
    <w:rsid w:val="0079223F"/>
    <w:rsid w:val="007928DD"/>
    <w:rsid w:val="00793232"/>
    <w:rsid w:val="0079336F"/>
    <w:rsid w:val="007934E2"/>
    <w:rsid w:val="00793584"/>
    <w:rsid w:val="0079397F"/>
    <w:rsid w:val="00793AF4"/>
    <w:rsid w:val="00793B16"/>
    <w:rsid w:val="00793C62"/>
    <w:rsid w:val="00793D5D"/>
    <w:rsid w:val="007943D6"/>
    <w:rsid w:val="0079487C"/>
    <w:rsid w:val="0079496A"/>
    <w:rsid w:val="00794B18"/>
    <w:rsid w:val="00794B8D"/>
    <w:rsid w:val="00794F06"/>
    <w:rsid w:val="0079512A"/>
    <w:rsid w:val="007954BC"/>
    <w:rsid w:val="007954CA"/>
    <w:rsid w:val="007955BB"/>
    <w:rsid w:val="007959F3"/>
    <w:rsid w:val="00795BD9"/>
    <w:rsid w:val="00796451"/>
    <w:rsid w:val="007966D3"/>
    <w:rsid w:val="00796AC0"/>
    <w:rsid w:val="00796EE2"/>
    <w:rsid w:val="0079731A"/>
    <w:rsid w:val="007974D8"/>
    <w:rsid w:val="0079769F"/>
    <w:rsid w:val="0079780D"/>
    <w:rsid w:val="00797C88"/>
    <w:rsid w:val="00797F13"/>
    <w:rsid w:val="007A0058"/>
    <w:rsid w:val="007A06C6"/>
    <w:rsid w:val="007A0845"/>
    <w:rsid w:val="007A087E"/>
    <w:rsid w:val="007A09FC"/>
    <w:rsid w:val="007A16A2"/>
    <w:rsid w:val="007A1788"/>
    <w:rsid w:val="007A1D61"/>
    <w:rsid w:val="007A2381"/>
    <w:rsid w:val="007A2485"/>
    <w:rsid w:val="007A2583"/>
    <w:rsid w:val="007A3A34"/>
    <w:rsid w:val="007A4992"/>
    <w:rsid w:val="007A4AA3"/>
    <w:rsid w:val="007A4AAC"/>
    <w:rsid w:val="007A4B7D"/>
    <w:rsid w:val="007A4C84"/>
    <w:rsid w:val="007A4D60"/>
    <w:rsid w:val="007A501F"/>
    <w:rsid w:val="007A559F"/>
    <w:rsid w:val="007A56CA"/>
    <w:rsid w:val="007A5FFE"/>
    <w:rsid w:val="007A6276"/>
    <w:rsid w:val="007A68C3"/>
    <w:rsid w:val="007A6BB5"/>
    <w:rsid w:val="007A6EC4"/>
    <w:rsid w:val="007A75E9"/>
    <w:rsid w:val="007A7869"/>
    <w:rsid w:val="007B06E0"/>
    <w:rsid w:val="007B0BEF"/>
    <w:rsid w:val="007B1117"/>
    <w:rsid w:val="007B1523"/>
    <w:rsid w:val="007B1CCF"/>
    <w:rsid w:val="007B1F08"/>
    <w:rsid w:val="007B22D5"/>
    <w:rsid w:val="007B2599"/>
    <w:rsid w:val="007B2F24"/>
    <w:rsid w:val="007B322D"/>
    <w:rsid w:val="007B3A1E"/>
    <w:rsid w:val="007B3BD7"/>
    <w:rsid w:val="007B3F8E"/>
    <w:rsid w:val="007B46EB"/>
    <w:rsid w:val="007B49D2"/>
    <w:rsid w:val="007B525C"/>
    <w:rsid w:val="007B54A6"/>
    <w:rsid w:val="007B5E4D"/>
    <w:rsid w:val="007B5F1C"/>
    <w:rsid w:val="007B6306"/>
    <w:rsid w:val="007B646E"/>
    <w:rsid w:val="007B66BE"/>
    <w:rsid w:val="007B67FA"/>
    <w:rsid w:val="007B6B1C"/>
    <w:rsid w:val="007B76E5"/>
    <w:rsid w:val="007B798E"/>
    <w:rsid w:val="007B7F3C"/>
    <w:rsid w:val="007C013E"/>
    <w:rsid w:val="007C015B"/>
    <w:rsid w:val="007C04E0"/>
    <w:rsid w:val="007C0615"/>
    <w:rsid w:val="007C0ABF"/>
    <w:rsid w:val="007C0AE8"/>
    <w:rsid w:val="007C0BF7"/>
    <w:rsid w:val="007C0C92"/>
    <w:rsid w:val="007C0EFA"/>
    <w:rsid w:val="007C1099"/>
    <w:rsid w:val="007C1523"/>
    <w:rsid w:val="007C1556"/>
    <w:rsid w:val="007C2163"/>
    <w:rsid w:val="007C237C"/>
    <w:rsid w:val="007C239D"/>
    <w:rsid w:val="007C2A36"/>
    <w:rsid w:val="007C2E86"/>
    <w:rsid w:val="007C2F47"/>
    <w:rsid w:val="007C364F"/>
    <w:rsid w:val="007C374F"/>
    <w:rsid w:val="007C3890"/>
    <w:rsid w:val="007C3FCD"/>
    <w:rsid w:val="007C42AB"/>
    <w:rsid w:val="007C42FE"/>
    <w:rsid w:val="007C434A"/>
    <w:rsid w:val="007C4516"/>
    <w:rsid w:val="007C459C"/>
    <w:rsid w:val="007C471B"/>
    <w:rsid w:val="007C4AA6"/>
    <w:rsid w:val="007C51C2"/>
    <w:rsid w:val="007C5312"/>
    <w:rsid w:val="007C538E"/>
    <w:rsid w:val="007C5D1B"/>
    <w:rsid w:val="007C5DD8"/>
    <w:rsid w:val="007C5ECD"/>
    <w:rsid w:val="007C6844"/>
    <w:rsid w:val="007C6CC4"/>
    <w:rsid w:val="007C71AD"/>
    <w:rsid w:val="007C73B5"/>
    <w:rsid w:val="007C75AB"/>
    <w:rsid w:val="007C7E5F"/>
    <w:rsid w:val="007C7EA5"/>
    <w:rsid w:val="007D0226"/>
    <w:rsid w:val="007D07E1"/>
    <w:rsid w:val="007D09AD"/>
    <w:rsid w:val="007D09BE"/>
    <w:rsid w:val="007D0B0C"/>
    <w:rsid w:val="007D0F08"/>
    <w:rsid w:val="007D0F82"/>
    <w:rsid w:val="007D11B0"/>
    <w:rsid w:val="007D19EA"/>
    <w:rsid w:val="007D1A54"/>
    <w:rsid w:val="007D1D4D"/>
    <w:rsid w:val="007D1F45"/>
    <w:rsid w:val="007D28EF"/>
    <w:rsid w:val="007D2929"/>
    <w:rsid w:val="007D316E"/>
    <w:rsid w:val="007D3385"/>
    <w:rsid w:val="007D3447"/>
    <w:rsid w:val="007D3453"/>
    <w:rsid w:val="007D36C9"/>
    <w:rsid w:val="007D375B"/>
    <w:rsid w:val="007D39C1"/>
    <w:rsid w:val="007D3A3B"/>
    <w:rsid w:val="007D3D22"/>
    <w:rsid w:val="007D3F46"/>
    <w:rsid w:val="007D4E95"/>
    <w:rsid w:val="007D4F95"/>
    <w:rsid w:val="007D545E"/>
    <w:rsid w:val="007D554B"/>
    <w:rsid w:val="007D5757"/>
    <w:rsid w:val="007D58D8"/>
    <w:rsid w:val="007D5AA1"/>
    <w:rsid w:val="007D5AC8"/>
    <w:rsid w:val="007D5C74"/>
    <w:rsid w:val="007D5E66"/>
    <w:rsid w:val="007D5F55"/>
    <w:rsid w:val="007D6145"/>
    <w:rsid w:val="007D6D25"/>
    <w:rsid w:val="007D6E28"/>
    <w:rsid w:val="007D6E43"/>
    <w:rsid w:val="007D7972"/>
    <w:rsid w:val="007D79BF"/>
    <w:rsid w:val="007D7B82"/>
    <w:rsid w:val="007D7C1D"/>
    <w:rsid w:val="007D7D2C"/>
    <w:rsid w:val="007E0172"/>
    <w:rsid w:val="007E0211"/>
    <w:rsid w:val="007E09D7"/>
    <w:rsid w:val="007E0C85"/>
    <w:rsid w:val="007E0F64"/>
    <w:rsid w:val="007E104A"/>
    <w:rsid w:val="007E10F3"/>
    <w:rsid w:val="007E1D0B"/>
    <w:rsid w:val="007E1D34"/>
    <w:rsid w:val="007E1E47"/>
    <w:rsid w:val="007E21E2"/>
    <w:rsid w:val="007E2399"/>
    <w:rsid w:val="007E23D1"/>
    <w:rsid w:val="007E24B6"/>
    <w:rsid w:val="007E24FB"/>
    <w:rsid w:val="007E2B3C"/>
    <w:rsid w:val="007E2B56"/>
    <w:rsid w:val="007E3260"/>
    <w:rsid w:val="007E330D"/>
    <w:rsid w:val="007E331C"/>
    <w:rsid w:val="007E354E"/>
    <w:rsid w:val="007E357C"/>
    <w:rsid w:val="007E37BF"/>
    <w:rsid w:val="007E3AEE"/>
    <w:rsid w:val="007E3C58"/>
    <w:rsid w:val="007E3C8D"/>
    <w:rsid w:val="007E3D78"/>
    <w:rsid w:val="007E3DF9"/>
    <w:rsid w:val="007E3FD3"/>
    <w:rsid w:val="007E433E"/>
    <w:rsid w:val="007E438C"/>
    <w:rsid w:val="007E4B03"/>
    <w:rsid w:val="007E4DAD"/>
    <w:rsid w:val="007E4DB9"/>
    <w:rsid w:val="007E5362"/>
    <w:rsid w:val="007E53F7"/>
    <w:rsid w:val="007E54A4"/>
    <w:rsid w:val="007E54F9"/>
    <w:rsid w:val="007E5ED9"/>
    <w:rsid w:val="007E5F64"/>
    <w:rsid w:val="007E6055"/>
    <w:rsid w:val="007E6557"/>
    <w:rsid w:val="007E6821"/>
    <w:rsid w:val="007E740B"/>
    <w:rsid w:val="007E7CC1"/>
    <w:rsid w:val="007F0335"/>
    <w:rsid w:val="007F08BE"/>
    <w:rsid w:val="007F08C6"/>
    <w:rsid w:val="007F0F54"/>
    <w:rsid w:val="007F1091"/>
    <w:rsid w:val="007F1103"/>
    <w:rsid w:val="007F15FC"/>
    <w:rsid w:val="007F197B"/>
    <w:rsid w:val="007F1D85"/>
    <w:rsid w:val="007F2276"/>
    <w:rsid w:val="007F229D"/>
    <w:rsid w:val="007F22AE"/>
    <w:rsid w:val="007F23C5"/>
    <w:rsid w:val="007F2467"/>
    <w:rsid w:val="007F2A70"/>
    <w:rsid w:val="007F32D2"/>
    <w:rsid w:val="007F35E5"/>
    <w:rsid w:val="007F3F13"/>
    <w:rsid w:val="007F4976"/>
    <w:rsid w:val="007F4A5C"/>
    <w:rsid w:val="007F4B1B"/>
    <w:rsid w:val="007F4EF4"/>
    <w:rsid w:val="007F5689"/>
    <w:rsid w:val="007F5DFF"/>
    <w:rsid w:val="007F6669"/>
    <w:rsid w:val="007F679D"/>
    <w:rsid w:val="007F6AF0"/>
    <w:rsid w:val="007F6BE2"/>
    <w:rsid w:val="007F6C27"/>
    <w:rsid w:val="007F6C68"/>
    <w:rsid w:val="007F70A3"/>
    <w:rsid w:val="007F7127"/>
    <w:rsid w:val="007F752D"/>
    <w:rsid w:val="007F7750"/>
    <w:rsid w:val="007F7919"/>
    <w:rsid w:val="007F7CC0"/>
    <w:rsid w:val="00800140"/>
    <w:rsid w:val="00800320"/>
    <w:rsid w:val="008009A7"/>
    <w:rsid w:val="00800E05"/>
    <w:rsid w:val="00800E17"/>
    <w:rsid w:val="00800E8B"/>
    <w:rsid w:val="0080112D"/>
    <w:rsid w:val="00801455"/>
    <w:rsid w:val="008014E0"/>
    <w:rsid w:val="008019D3"/>
    <w:rsid w:val="00801ED2"/>
    <w:rsid w:val="00802611"/>
    <w:rsid w:val="00802E5A"/>
    <w:rsid w:val="00803114"/>
    <w:rsid w:val="008033CB"/>
    <w:rsid w:val="008037D1"/>
    <w:rsid w:val="00803A0D"/>
    <w:rsid w:val="00803E2C"/>
    <w:rsid w:val="00803E92"/>
    <w:rsid w:val="00803F8F"/>
    <w:rsid w:val="0080415B"/>
    <w:rsid w:val="0080454A"/>
    <w:rsid w:val="00804559"/>
    <w:rsid w:val="00804A75"/>
    <w:rsid w:val="00804F13"/>
    <w:rsid w:val="008050F4"/>
    <w:rsid w:val="00805110"/>
    <w:rsid w:val="00805126"/>
    <w:rsid w:val="0080538E"/>
    <w:rsid w:val="00805500"/>
    <w:rsid w:val="008055AC"/>
    <w:rsid w:val="0080570E"/>
    <w:rsid w:val="00805A45"/>
    <w:rsid w:val="00805BAE"/>
    <w:rsid w:val="00805E64"/>
    <w:rsid w:val="00806175"/>
    <w:rsid w:val="0080670D"/>
    <w:rsid w:val="00806D0A"/>
    <w:rsid w:val="00806DC7"/>
    <w:rsid w:val="00807415"/>
    <w:rsid w:val="008075B8"/>
    <w:rsid w:val="0081055F"/>
    <w:rsid w:val="0081091C"/>
    <w:rsid w:val="00810A9F"/>
    <w:rsid w:val="00810B80"/>
    <w:rsid w:val="00810BD9"/>
    <w:rsid w:val="00810EFE"/>
    <w:rsid w:val="008114BA"/>
    <w:rsid w:val="00811A8B"/>
    <w:rsid w:val="00811E7B"/>
    <w:rsid w:val="0081235C"/>
    <w:rsid w:val="00812616"/>
    <w:rsid w:val="008126FD"/>
    <w:rsid w:val="00812A6A"/>
    <w:rsid w:val="00812BC0"/>
    <w:rsid w:val="00812D46"/>
    <w:rsid w:val="00812D75"/>
    <w:rsid w:val="008131DA"/>
    <w:rsid w:val="00813321"/>
    <w:rsid w:val="008134D2"/>
    <w:rsid w:val="00813D29"/>
    <w:rsid w:val="008141D8"/>
    <w:rsid w:val="00814409"/>
    <w:rsid w:val="008149F1"/>
    <w:rsid w:val="00814C02"/>
    <w:rsid w:val="00814D01"/>
    <w:rsid w:val="00815063"/>
    <w:rsid w:val="00815479"/>
    <w:rsid w:val="008157E5"/>
    <w:rsid w:val="00816A9E"/>
    <w:rsid w:val="00816CB0"/>
    <w:rsid w:val="00816F4A"/>
    <w:rsid w:val="0081723F"/>
    <w:rsid w:val="008174A8"/>
    <w:rsid w:val="00817780"/>
    <w:rsid w:val="00817B5A"/>
    <w:rsid w:val="00817DD0"/>
    <w:rsid w:val="00820174"/>
    <w:rsid w:val="008206E5"/>
    <w:rsid w:val="00820B64"/>
    <w:rsid w:val="008212D5"/>
    <w:rsid w:val="0082181C"/>
    <w:rsid w:val="00822656"/>
    <w:rsid w:val="008226DE"/>
    <w:rsid w:val="00822804"/>
    <w:rsid w:val="008230D6"/>
    <w:rsid w:val="0082321A"/>
    <w:rsid w:val="00823F93"/>
    <w:rsid w:val="008246B7"/>
    <w:rsid w:val="00824EF8"/>
    <w:rsid w:val="00824F73"/>
    <w:rsid w:val="0082556E"/>
    <w:rsid w:val="00825752"/>
    <w:rsid w:val="008257F6"/>
    <w:rsid w:val="00826040"/>
    <w:rsid w:val="00826959"/>
    <w:rsid w:val="00826AD3"/>
    <w:rsid w:val="0082704E"/>
    <w:rsid w:val="008275E2"/>
    <w:rsid w:val="00827A27"/>
    <w:rsid w:val="00827FC9"/>
    <w:rsid w:val="008301B8"/>
    <w:rsid w:val="00830204"/>
    <w:rsid w:val="00830218"/>
    <w:rsid w:val="00830466"/>
    <w:rsid w:val="008307FB"/>
    <w:rsid w:val="00830921"/>
    <w:rsid w:val="00830BA1"/>
    <w:rsid w:val="00830BB7"/>
    <w:rsid w:val="008312A9"/>
    <w:rsid w:val="00831365"/>
    <w:rsid w:val="00831EFC"/>
    <w:rsid w:val="00831F93"/>
    <w:rsid w:val="00832657"/>
    <w:rsid w:val="00832759"/>
    <w:rsid w:val="008328AF"/>
    <w:rsid w:val="00832974"/>
    <w:rsid w:val="00832ED4"/>
    <w:rsid w:val="0083307F"/>
    <w:rsid w:val="00833333"/>
    <w:rsid w:val="00833479"/>
    <w:rsid w:val="00833927"/>
    <w:rsid w:val="00834913"/>
    <w:rsid w:val="00834D13"/>
    <w:rsid w:val="0083501C"/>
    <w:rsid w:val="008354DE"/>
    <w:rsid w:val="00835745"/>
    <w:rsid w:val="0083579A"/>
    <w:rsid w:val="008358C8"/>
    <w:rsid w:val="00836396"/>
    <w:rsid w:val="008365FE"/>
    <w:rsid w:val="00836A27"/>
    <w:rsid w:val="00836B41"/>
    <w:rsid w:val="0083743D"/>
    <w:rsid w:val="00837770"/>
    <w:rsid w:val="008378B5"/>
    <w:rsid w:val="00837B28"/>
    <w:rsid w:val="00837CFD"/>
    <w:rsid w:val="00840065"/>
    <w:rsid w:val="008400AD"/>
    <w:rsid w:val="00840ADD"/>
    <w:rsid w:val="00840C7F"/>
    <w:rsid w:val="00840EE2"/>
    <w:rsid w:val="00840F54"/>
    <w:rsid w:val="00841149"/>
    <w:rsid w:val="008412C6"/>
    <w:rsid w:val="00841C0E"/>
    <w:rsid w:val="00842100"/>
    <w:rsid w:val="00842EDF"/>
    <w:rsid w:val="00843530"/>
    <w:rsid w:val="00843BF3"/>
    <w:rsid w:val="008441D2"/>
    <w:rsid w:val="008443D7"/>
    <w:rsid w:val="00844AF6"/>
    <w:rsid w:val="0084558E"/>
    <w:rsid w:val="008457ED"/>
    <w:rsid w:val="00845870"/>
    <w:rsid w:val="00845959"/>
    <w:rsid w:val="00845BDD"/>
    <w:rsid w:val="00845D40"/>
    <w:rsid w:val="00845F08"/>
    <w:rsid w:val="008465A0"/>
    <w:rsid w:val="008466DB"/>
    <w:rsid w:val="0084681E"/>
    <w:rsid w:val="0084696C"/>
    <w:rsid w:val="0084698B"/>
    <w:rsid w:val="00846C5A"/>
    <w:rsid w:val="00846E5C"/>
    <w:rsid w:val="008474C1"/>
    <w:rsid w:val="00847A60"/>
    <w:rsid w:val="00847A97"/>
    <w:rsid w:val="00850205"/>
    <w:rsid w:val="00850361"/>
    <w:rsid w:val="008504D2"/>
    <w:rsid w:val="00850793"/>
    <w:rsid w:val="008507DC"/>
    <w:rsid w:val="00850C25"/>
    <w:rsid w:val="00850C32"/>
    <w:rsid w:val="00850E91"/>
    <w:rsid w:val="00850F17"/>
    <w:rsid w:val="00850F3F"/>
    <w:rsid w:val="008510D0"/>
    <w:rsid w:val="008512B4"/>
    <w:rsid w:val="00851859"/>
    <w:rsid w:val="00852D50"/>
    <w:rsid w:val="0085334E"/>
    <w:rsid w:val="008538F3"/>
    <w:rsid w:val="00853B5D"/>
    <w:rsid w:val="008540D3"/>
    <w:rsid w:val="0085426D"/>
    <w:rsid w:val="00854667"/>
    <w:rsid w:val="00854B9D"/>
    <w:rsid w:val="00854D69"/>
    <w:rsid w:val="00855424"/>
    <w:rsid w:val="00855B6C"/>
    <w:rsid w:val="00855C68"/>
    <w:rsid w:val="00855FAA"/>
    <w:rsid w:val="00856185"/>
    <w:rsid w:val="00856684"/>
    <w:rsid w:val="008568A2"/>
    <w:rsid w:val="00856DA4"/>
    <w:rsid w:val="00857017"/>
    <w:rsid w:val="008570E9"/>
    <w:rsid w:val="00857230"/>
    <w:rsid w:val="008573FC"/>
    <w:rsid w:val="00857457"/>
    <w:rsid w:val="00857624"/>
    <w:rsid w:val="00857801"/>
    <w:rsid w:val="00857B0E"/>
    <w:rsid w:val="00857BB0"/>
    <w:rsid w:val="00857EF0"/>
    <w:rsid w:val="00860226"/>
    <w:rsid w:val="00860465"/>
    <w:rsid w:val="00860749"/>
    <w:rsid w:val="00860896"/>
    <w:rsid w:val="008612A4"/>
    <w:rsid w:val="0086153C"/>
    <w:rsid w:val="00861671"/>
    <w:rsid w:val="00861ADC"/>
    <w:rsid w:val="00861C03"/>
    <w:rsid w:val="0086207F"/>
    <w:rsid w:val="0086234A"/>
    <w:rsid w:val="0086246F"/>
    <w:rsid w:val="00862A07"/>
    <w:rsid w:val="00862AC8"/>
    <w:rsid w:val="00862FC4"/>
    <w:rsid w:val="00863015"/>
    <w:rsid w:val="00863028"/>
    <w:rsid w:val="00863293"/>
    <w:rsid w:val="00863337"/>
    <w:rsid w:val="0086348A"/>
    <w:rsid w:val="008637B5"/>
    <w:rsid w:val="00863AC6"/>
    <w:rsid w:val="00863B33"/>
    <w:rsid w:val="00863C32"/>
    <w:rsid w:val="00863F4C"/>
    <w:rsid w:val="00863FA8"/>
    <w:rsid w:val="008643B1"/>
    <w:rsid w:val="008647C4"/>
    <w:rsid w:val="00864A71"/>
    <w:rsid w:val="00864B40"/>
    <w:rsid w:val="00864C65"/>
    <w:rsid w:val="00865051"/>
    <w:rsid w:val="0086509E"/>
    <w:rsid w:val="00865791"/>
    <w:rsid w:val="0086590F"/>
    <w:rsid w:val="008659C0"/>
    <w:rsid w:val="00866595"/>
    <w:rsid w:val="00867360"/>
    <w:rsid w:val="00867739"/>
    <w:rsid w:val="00867F89"/>
    <w:rsid w:val="0087061B"/>
    <w:rsid w:val="0087070D"/>
    <w:rsid w:val="0087072F"/>
    <w:rsid w:val="00870750"/>
    <w:rsid w:val="00871AC7"/>
    <w:rsid w:val="00871F3D"/>
    <w:rsid w:val="00872E6E"/>
    <w:rsid w:val="0087308F"/>
    <w:rsid w:val="008735AB"/>
    <w:rsid w:val="008738C7"/>
    <w:rsid w:val="00874413"/>
    <w:rsid w:val="008745A0"/>
    <w:rsid w:val="008746DE"/>
    <w:rsid w:val="00874B62"/>
    <w:rsid w:val="00874BBB"/>
    <w:rsid w:val="00875019"/>
    <w:rsid w:val="008754CE"/>
    <w:rsid w:val="008756EB"/>
    <w:rsid w:val="0087579F"/>
    <w:rsid w:val="0087609D"/>
    <w:rsid w:val="008765D8"/>
    <w:rsid w:val="00876D94"/>
    <w:rsid w:val="00877267"/>
    <w:rsid w:val="00877416"/>
    <w:rsid w:val="00877503"/>
    <w:rsid w:val="00877878"/>
    <w:rsid w:val="00877901"/>
    <w:rsid w:val="00877937"/>
    <w:rsid w:val="0088025B"/>
    <w:rsid w:val="00880277"/>
    <w:rsid w:val="00880849"/>
    <w:rsid w:val="00880A52"/>
    <w:rsid w:val="00880D44"/>
    <w:rsid w:val="0088116C"/>
    <w:rsid w:val="00881321"/>
    <w:rsid w:val="00881356"/>
    <w:rsid w:val="00881566"/>
    <w:rsid w:val="008817CD"/>
    <w:rsid w:val="00881A12"/>
    <w:rsid w:val="00881FF6"/>
    <w:rsid w:val="00882523"/>
    <w:rsid w:val="00882E64"/>
    <w:rsid w:val="00883872"/>
    <w:rsid w:val="00883BFF"/>
    <w:rsid w:val="00884768"/>
    <w:rsid w:val="00885C72"/>
    <w:rsid w:val="00885F06"/>
    <w:rsid w:val="00885F31"/>
    <w:rsid w:val="00886DCF"/>
    <w:rsid w:val="00886F6F"/>
    <w:rsid w:val="00886FF6"/>
    <w:rsid w:val="008874A9"/>
    <w:rsid w:val="00887A74"/>
    <w:rsid w:val="00887FAB"/>
    <w:rsid w:val="00890405"/>
    <w:rsid w:val="0089045F"/>
    <w:rsid w:val="008908CA"/>
    <w:rsid w:val="00890E8E"/>
    <w:rsid w:val="008912A5"/>
    <w:rsid w:val="00891426"/>
    <w:rsid w:val="00891456"/>
    <w:rsid w:val="008919B2"/>
    <w:rsid w:val="00891B30"/>
    <w:rsid w:val="00892371"/>
    <w:rsid w:val="00892524"/>
    <w:rsid w:val="00892960"/>
    <w:rsid w:val="00893247"/>
    <w:rsid w:val="008933E2"/>
    <w:rsid w:val="008935AD"/>
    <w:rsid w:val="008943F3"/>
    <w:rsid w:val="00894B9D"/>
    <w:rsid w:val="00894CE1"/>
    <w:rsid w:val="00894E00"/>
    <w:rsid w:val="00895765"/>
    <w:rsid w:val="00895DD7"/>
    <w:rsid w:val="0089600A"/>
    <w:rsid w:val="0089622B"/>
    <w:rsid w:val="008969B5"/>
    <w:rsid w:val="00896A19"/>
    <w:rsid w:val="00897242"/>
    <w:rsid w:val="0089731E"/>
    <w:rsid w:val="00897415"/>
    <w:rsid w:val="0089782A"/>
    <w:rsid w:val="00897B38"/>
    <w:rsid w:val="00897BBB"/>
    <w:rsid w:val="00897F8F"/>
    <w:rsid w:val="008A02EF"/>
    <w:rsid w:val="008A043D"/>
    <w:rsid w:val="008A062C"/>
    <w:rsid w:val="008A0871"/>
    <w:rsid w:val="008A0BDE"/>
    <w:rsid w:val="008A0DE9"/>
    <w:rsid w:val="008A129B"/>
    <w:rsid w:val="008A1369"/>
    <w:rsid w:val="008A139A"/>
    <w:rsid w:val="008A199A"/>
    <w:rsid w:val="008A19C2"/>
    <w:rsid w:val="008A1A9E"/>
    <w:rsid w:val="008A1D19"/>
    <w:rsid w:val="008A1E0F"/>
    <w:rsid w:val="008A2073"/>
    <w:rsid w:val="008A20F9"/>
    <w:rsid w:val="008A2526"/>
    <w:rsid w:val="008A286F"/>
    <w:rsid w:val="008A2901"/>
    <w:rsid w:val="008A29D8"/>
    <w:rsid w:val="008A2A6D"/>
    <w:rsid w:val="008A2C19"/>
    <w:rsid w:val="008A3398"/>
    <w:rsid w:val="008A3A2D"/>
    <w:rsid w:val="008A3C32"/>
    <w:rsid w:val="008A4260"/>
    <w:rsid w:val="008A43CF"/>
    <w:rsid w:val="008A470E"/>
    <w:rsid w:val="008A4730"/>
    <w:rsid w:val="008A48C3"/>
    <w:rsid w:val="008A4DE4"/>
    <w:rsid w:val="008A4FA4"/>
    <w:rsid w:val="008A564E"/>
    <w:rsid w:val="008A5A64"/>
    <w:rsid w:val="008A5DEF"/>
    <w:rsid w:val="008A6058"/>
    <w:rsid w:val="008A62E5"/>
    <w:rsid w:val="008A6467"/>
    <w:rsid w:val="008A682C"/>
    <w:rsid w:val="008A6906"/>
    <w:rsid w:val="008A6A69"/>
    <w:rsid w:val="008A7445"/>
    <w:rsid w:val="008A7508"/>
    <w:rsid w:val="008A7BEF"/>
    <w:rsid w:val="008A7C37"/>
    <w:rsid w:val="008A7C69"/>
    <w:rsid w:val="008B0180"/>
    <w:rsid w:val="008B09E5"/>
    <w:rsid w:val="008B0E45"/>
    <w:rsid w:val="008B13A3"/>
    <w:rsid w:val="008B1D2F"/>
    <w:rsid w:val="008B20DA"/>
    <w:rsid w:val="008B2294"/>
    <w:rsid w:val="008B23EE"/>
    <w:rsid w:val="008B247D"/>
    <w:rsid w:val="008B24C8"/>
    <w:rsid w:val="008B2707"/>
    <w:rsid w:val="008B2881"/>
    <w:rsid w:val="008B2C81"/>
    <w:rsid w:val="008B2F5B"/>
    <w:rsid w:val="008B306E"/>
    <w:rsid w:val="008B3773"/>
    <w:rsid w:val="008B37BD"/>
    <w:rsid w:val="008B3800"/>
    <w:rsid w:val="008B3A14"/>
    <w:rsid w:val="008B3C2E"/>
    <w:rsid w:val="008B41FD"/>
    <w:rsid w:val="008B47B8"/>
    <w:rsid w:val="008B48CC"/>
    <w:rsid w:val="008B4C5C"/>
    <w:rsid w:val="008B4EDA"/>
    <w:rsid w:val="008B506D"/>
    <w:rsid w:val="008B51B4"/>
    <w:rsid w:val="008B57A2"/>
    <w:rsid w:val="008B641F"/>
    <w:rsid w:val="008B65EE"/>
    <w:rsid w:val="008B6762"/>
    <w:rsid w:val="008B68F9"/>
    <w:rsid w:val="008B721A"/>
    <w:rsid w:val="008B74CC"/>
    <w:rsid w:val="008B77D1"/>
    <w:rsid w:val="008B7CE1"/>
    <w:rsid w:val="008C0997"/>
    <w:rsid w:val="008C0D96"/>
    <w:rsid w:val="008C11BE"/>
    <w:rsid w:val="008C125B"/>
    <w:rsid w:val="008C1692"/>
    <w:rsid w:val="008C1A4D"/>
    <w:rsid w:val="008C1AB4"/>
    <w:rsid w:val="008C1D46"/>
    <w:rsid w:val="008C1F14"/>
    <w:rsid w:val="008C1F2F"/>
    <w:rsid w:val="008C267D"/>
    <w:rsid w:val="008C269A"/>
    <w:rsid w:val="008C2932"/>
    <w:rsid w:val="008C2BC1"/>
    <w:rsid w:val="008C2BED"/>
    <w:rsid w:val="008C303F"/>
    <w:rsid w:val="008C3406"/>
    <w:rsid w:val="008C3417"/>
    <w:rsid w:val="008C37C7"/>
    <w:rsid w:val="008C3A43"/>
    <w:rsid w:val="008C3CE1"/>
    <w:rsid w:val="008C41A3"/>
    <w:rsid w:val="008C4522"/>
    <w:rsid w:val="008C48E6"/>
    <w:rsid w:val="008C48EC"/>
    <w:rsid w:val="008C4AE7"/>
    <w:rsid w:val="008C4DDD"/>
    <w:rsid w:val="008C5510"/>
    <w:rsid w:val="008C5B6D"/>
    <w:rsid w:val="008C5D89"/>
    <w:rsid w:val="008C65A4"/>
    <w:rsid w:val="008C6850"/>
    <w:rsid w:val="008C6B0C"/>
    <w:rsid w:val="008C7F33"/>
    <w:rsid w:val="008D0334"/>
    <w:rsid w:val="008D04E8"/>
    <w:rsid w:val="008D0AC8"/>
    <w:rsid w:val="008D0AE5"/>
    <w:rsid w:val="008D0BB5"/>
    <w:rsid w:val="008D0C78"/>
    <w:rsid w:val="008D0DE1"/>
    <w:rsid w:val="008D1081"/>
    <w:rsid w:val="008D1228"/>
    <w:rsid w:val="008D1B06"/>
    <w:rsid w:val="008D2391"/>
    <w:rsid w:val="008D241B"/>
    <w:rsid w:val="008D27F4"/>
    <w:rsid w:val="008D28CD"/>
    <w:rsid w:val="008D2A9C"/>
    <w:rsid w:val="008D33F9"/>
    <w:rsid w:val="008D3415"/>
    <w:rsid w:val="008D3AF9"/>
    <w:rsid w:val="008D4273"/>
    <w:rsid w:val="008D428F"/>
    <w:rsid w:val="008D4520"/>
    <w:rsid w:val="008D4571"/>
    <w:rsid w:val="008D4631"/>
    <w:rsid w:val="008D486B"/>
    <w:rsid w:val="008D49CC"/>
    <w:rsid w:val="008D4A4F"/>
    <w:rsid w:val="008D5560"/>
    <w:rsid w:val="008D5743"/>
    <w:rsid w:val="008D6362"/>
    <w:rsid w:val="008D66B1"/>
    <w:rsid w:val="008D6A2A"/>
    <w:rsid w:val="008D7081"/>
    <w:rsid w:val="008D71A3"/>
    <w:rsid w:val="008D71A7"/>
    <w:rsid w:val="008D78D7"/>
    <w:rsid w:val="008D7A79"/>
    <w:rsid w:val="008D7E79"/>
    <w:rsid w:val="008D7F53"/>
    <w:rsid w:val="008E000F"/>
    <w:rsid w:val="008E066C"/>
    <w:rsid w:val="008E0D8F"/>
    <w:rsid w:val="008E0F9A"/>
    <w:rsid w:val="008E178C"/>
    <w:rsid w:val="008E1AA1"/>
    <w:rsid w:val="008E1ABF"/>
    <w:rsid w:val="008E1B4E"/>
    <w:rsid w:val="008E1DA8"/>
    <w:rsid w:val="008E236E"/>
    <w:rsid w:val="008E35AF"/>
    <w:rsid w:val="008E37BE"/>
    <w:rsid w:val="008E390E"/>
    <w:rsid w:val="008E45F9"/>
    <w:rsid w:val="008E4A4A"/>
    <w:rsid w:val="008E4CDC"/>
    <w:rsid w:val="008E4FA3"/>
    <w:rsid w:val="008E5011"/>
    <w:rsid w:val="008E50A3"/>
    <w:rsid w:val="008E579C"/>
    <w:rsid w:val="008E585A"/>
    <w:rsid w:val="008E58E5"/>
    <w:rsid w:val="008E5F8D"/>
    <w:rsid w:val="008E6808"/>
    <w:rsid w:val="008E6CD0"/>
    <w:rsid w:val="008E6E11"/>
    <w:rsid w:val="008E71F8"/>
    <w:rsid w:val="008E74BB"/>
    <w:rsid w:val="008E776F"/>
    <w:rsid w:val="008F02DF"/>
    <w:rsid w:val="008F0A90"/>
    <w:rsid w:val="008F0B21"/>
    <w:rsid w:val="008F0B47"/>
    <w:rsid w:val="008F0EE5"/>
    <w:rsid w:val="008F0FB6"/>
    <w:rsid w:val="008F11DF"/>
    <w:rsid w:val="008F1313"/>
    <w:rsid w:val="008F1417"/>
    <w:rsid w:val="008F145E"/>
    <w:rsid w:val="008F14F4"/>
    <w:rsid w:val="008F15D6"/>
    <w:rsid w:val="008F1CD5"/>
    <w:rsid w:val="008F1E92"/>
    <w:rsid w:val="008F1F30"/>
    <w:rsid w:val="008F211E"/>
    <w:rsid w:val="008F27D2"/>
    <w:rsid w:val="008F2AE5"/>
    <w:rsid w:val="008F2F7F"/>
    <w:rsid w:val="008F305B"/>
    <w:rsid w:val="008F325D"/>
    <w:rsid w:val="008F34A1"/>
    <w:rsid w:val="008F3552"/>
    <w:rsid w:val="008F376D"/>
    <w:rsid w:val="008F3E43"/>
    <w:rsid w:val="008F434D"/>
    <w:rsid w:val="008F48DE"/>
    <w:rsid w:val="008F4A29"/>
    <w:rsid w:val="008F4F29"/>
    <w:rsid w:val="008F5143"/>
    <w:rsid w:val="008F5C72"/>
    <w:rsid w:val="008F60DF"/>
    <w:rsid w:val="008F6192"/>
    <w:rsid w:val="008F6D77"/>
    <w:rsid w:val="008F6E88"/>
    <w:rsid w:val="008F71CB"/>
    <w:rsid w:val="008F7865"/>
    <w:rsid w:val="008F7890"/>
    <w:rsid w:val="008F7CA2"/>
    <w:rsid w:val="00900244"/>
    <w:rsid w:val="009004B6"/>
    <w:rsid w:val="00900BFD"/>
    <w:rsid w:val="00900D4B"/>
    <w:rsid w:val="00900E1C"/>
    <w:rsid w:val="009011FA"/>
    <w:rsid w:val="0090130B"/>
    <w:rsid w:val="0090177F"/>
    <w:rsid w:val="00901917"/>
    <w:rsid w:val="00901947"/>
    <w:rsid w:val="00901EAA"/>
    <w:rsid w:val="009026ED"/>
    <w:rsid w:val="009027A8"/>
    <w:rsid w:val="00903059"/>
    <w:rsid w:val="0090324B"/>
    <w:rsid w:val="00903262"/>
    <w:rsid w:val="009035BA"/>
    <w:rsid w:val="009036D8"/>
    <w:rsid w:val="00903A22"/>
    <w:rsid w:val="00903C4D"/>
    <w:rsid w:val="00904993"/>
    <w:rsid w:val="00904AF0"/>
    <w:rsid w:val="00904EBA"/>
    <w:rsid w:val="00905574"/>
    <w:rsid w:val="0090596E"/>
    <w:rsid w:val="00905A23"/>
    <w:rsid w:val="00905D81"/>
    <w:rsid w:val="00905E54"/>
    <w:rsid w:val="009061B3"/>
    <w:rsid w:val="0090629B"/>
    <w:rsid w:val="009063EB"/>
    <w:rsid w:val="00906701"/>
    <w:rsid w:val="00906D51"/>
    <w:rsid w:val="00907335"/>
    <w:rsid w:val="0090750D"/>
    <w:rsid w:val="00907F81"/>
    <w:rsid w:val="0091028E"/>
    <w:rsid w:val="00910782"/>
    <w:rsid w:val="0091079E"/>
    <w:rsid w:val="00911114"/>
    <w:rsid w:val="009113EF"/>
    <w:rsid w:val="00911496"/>
    <w:rsid w:val="009114F0"/>
    <w:rsid w:val="009118C4"/>
    <w:rsid w:val="00911C8C"/>
    <w:rsid w:val="0091221A"/>
    <w:rsid w:val="00912373"/>
    <w:rsid w:val="00912509"/>
    <w:rsid w:val="00912B8C"/>
    <w:rsid w:val="00912BD5"/>
    <w:rsid w:val="00912F68"/>
    <w:rsid w:val="009142C4"/>
    <w:rsid w:val="00914461"/>
    <w:rsid w:val="009145E2"/>
    <w:rsid w:val="00914613"/>
    <w:rsid w:val="0091491D"/>
    <w:rsid w:val="0091617A"/>
    <w:rsid w:val="00916225"/>
    <w:rsid w:val="00916358"/>
    <w:rsid w:val="009163FE"/>
    <w:rsid w:val="009165F9"/>
    <w:rsid w:val="00916AD4"/>
    <w:rsid w:val="00916B75"/>
    <w:rsid w:val="0091766E"/>
    <w:rsid w:val="009179B3"/>
    <w:rsid w:val="009205F3"/>
    <w:rsid w:val="00920801"/>
    <w:rsid w:val="00920833"/>
    <w:rsid w:val="00920CEC"/>
    <w:rsid w:val="0092104D"/>
    <w:rsid w:val="00921189"/>
    <w:rsid w:val="009213DB"/>
    <w:rsid w:val="00921669"/>
    <w:rsid w:val="0092191B"/>
    <w:rsid w:val="00922109"/>
    <w:rsid w:val="00922116"/>
    <w:rsid w:val="00922238"/>
    <w:rsid w:val="009225D1"/>
    <w:rsid w:val="0092290D"/>
    <w:rsid w:val="00922C93"/>
    <w:rsid w:val="00922E19"/>
    <w:rsid w:val="00923B10"/>
    <w:rsid w:val="00923D28"/>
    <w:rsid w:val="00923FCE"/>
    <w:rsid w:val="00924020"/>
    <w:rsid w:val="0092415E"/>
    <w:rsid w:val="0092474A"/>
    <w:rsid w:val="00924EA9"/>
    <w:rsid w:val="00924EB7"/>
    <w:rsid w:val="00924F7F"/>
    <w:rsid w:val="009253C5"/>
    <w:rsid w:val="009258F1"/>
    <w:rsid w:val="00925F39"/>
    <w:rsid w:val="0092776E"/>
    <w:rsid w:val="00927C02"/>
    <w:rsid w:val="0093014A"/>
    <w:rsid w:val="009302BF"/>
    <w:rsid w:val="00930761"/>
    <w:rsid w:val="00930BDE"/>
    <w:rsid w:val="009310DE"/>
    <w:rsid w:val="009312AB"/>
    <w:rsid w:val="009312B8"/>
    <w:rsid w:val="00931397"/>
    <w:rsid w:val="0093164E"/>
    <w:rsid w:val="009319DB"/>
    <w:rsid w:val="00931BC1"/>
    <w:rsid w:val="00932070"/>
    <w:rsid w:val="009322A1"/>
    <w:rsid w:val="00932822"/>
    <w:rsid w:val="0093320A"/>
    <w:rsid w:val="009337F3"/>
    <w:rsid w:val="00933BCD"/>
    <w:rsid w:val="00933C81"/>
    <w:rsid w:val="00933C9B"/>
    <w:rsid w:val="00934129"/>
    <w:rsid w:val="0093412A"/>
    <w:rsid w:val="00934963"/>
    <w:rsid w:val="009349D6"/>
    <w:rsid w:val="00934ED8"/>
    <w:rsid w:val="00935305"/>
    <w:rsid w:val="00935907"/>
    <w:rsid w:val="00935D90"/>
    <w:rsid w:val="00935F10"/>
    <w:rsid w:val="00936589"/>
    <w:rsid w:val="00936599"/>
    <w:rsid w:val="0093659A"/>
    <w:rsid w:val="0093662F"/>
    <w:rsid w:val="00936654"/>
    <w:rsid w:val="00936F43"/>
    <w:rsid w:val="00937241"/>
    <w:rsid w:val="00937977"/>
    <w:rsid w:val="00937BDA"/>
    <w:rsid w:val="00937BF7"/>
    <w:rsid w:val="0094024D"/>
    <w:rsid w:val="009403B8"/>
    <w:rsid w:val="00940510"/>
    <w:rsid w:val="00940537"/>
    <w:rsid w:val="009405C1"/>
    <w:rsid w:val="00940630"/>
    <w:rsid w:val="009406ED"/>
    <w:rsid w:val="00940A03"/>
    <w:rsid w:val="00940BBF"/>
    <w:rsid w:val="00940BEC"/>
    <w:rsid w:val="00940C50"/>
    <w:rsid w:val="00940E5B"/>
    <w:rsid w:val="0094173D"/>
    <w:rsid w:val="00941905"/>
    <w:rsid w:val="00941B2C"/>
    <w:rsid w:val="00941CF1"/>
    <w:rsid w:val="00941E8A"/>
    <w:rsid w:val="00942126"/>
    <w:rsid w:val="00942BED"/>
    <w:rsid w:val="009431E8"/>
    <w:rsid w:val="0094332D"/>
    <w:rsid w:val="0094378F"/>
    <w:rsid w:val="00944221"/>
    <w:rsid w:val="00944678"/>
    <w:rsid w:val="00944C30"/>
    <w:rsid w:val="00945432"/>
    <w:rsid w:val="00945715"/>
    <w:rsid w:val="00945EC6"/>
    <w:rsid w:val="009461B8"/>
    <w:rsid w:val="009461DB"/>
    <w:rsid w:val="009464C4"/>
    <w:rsid w:val="0094687E"/>
    <w:rsid w:val="00946C8B"/>
    <w:rsid w:val="00946D50"/>
    <w:rsid w:val="00946F5C"/>
    <w:rsid w:val="009477B5"/>
    <w:rsid w:val="009478A7"/>
    <w:rsid w:val="009478BA"/>
    <w:rsid w:val="009505F0"/>
    <w:rsid w:val="00950608"/>
    <w:rsid w:val="009506D8"/>
    <w:rsid w:val="0095095A"/>
    <w:rsid w:val="00950B10"/>
    <w:rsid w:val="00950D2A"/>
    <w:rsid w:val="00950D30"/>
    <w:rsid w:val="00950DA7"/>
    <w:rsid w:val="009511B3"/>
    <w:rsid w:val="00951558"/>
    <w:rsid w:val="00951638"/>
    <w:rsid w:val="009517ED"/>
    <w:rsid w:val="00951D22"/>
    <w:rsid w:val="00951F4E"/>
    <w:rsid w:val="009522E8"/>
    <w:rsid w:val="009523E5"/>
    <w:rsid w:val="009526A1"/>
    <w:rsid w:val="00952FF0"/>
    <w:rsid w:val="009535BB"/>
    <w:rsid w:val="00953692"/>
    <w:rsid w:val="00953722"/>
    <w:rsid w:val="00953BEB"/>
    <w:rsid w:val="00953E05"/>
    <w:rsid w:val="009540E9"/>
    <w:rsid w:val="00954229"/>
    <w:rsid w:val="0095424C"/>
    <w:rsid w:val="00954294"/>
    <w:rsid w:val="00954345"/>
    <w:rsid w:val="00955270"/>
    <w:rsid w:val="00955271"/>
    <w:rsid w:val="009554E6"/>
    <w:rsid w:val="00955CAE"/>
    <w:rsid w:val="00956136"/>
    <w:rsid w:val="0095659C"/>
    <w:rsid w:val="00956C70"/>
    <w:rsid w:val="00956F7D"/>
    <w:rsid w:val="009573B4"/>
    <w:rsid w:val="0095773E"/>
    <w:rsid w:val="00957A5F"/>
    <w:rsid w:val="00957B23"/>
    <w:rsid w:val="00957D20"/>
    <w:rsid w:val="009600E1"/>
    <w:rsid w:val="009604AC"/>
    <w:rsid w:val="009604C6"/>
    <w:rsid w:val="00960564"/>
    <w:rsid w:val="009606E5"/>
    <w:rsid w:val="0096084F"/>
    <w:rsid w:val="0096137F"/>
    <w:rsid w:val="00961712"/>
    <w:rsid w:val="00961B07"/>
    <w:rsid w:val="00961DC0"/>
    <w:rsid w:val="00961F57"/>
    <w:rsid w:val="0096295C"/>
    <w:rsid w:val="00962ADF"/>
    <w:rsid w:val="009630C6"/>
    <w:rsid w:val="009631B7"/>
    <w:rsid w:val="00963F3B"/>
    <w:rsid w:val="00963FC4"/>
    <w:rsid w:val="009640EE"/>
    <w:rsid w:val="009641F2"/>
    <w:rsid w:val="0096489A"/>
    <w:rsid w:val="009651BD"/>
    <w:rsid w:val="009651DB"/>
    <w:rsid w:val="0096570F"/>
    <w:rsid w:val="00965B88"/>
    <w:rsid w:val="00965D14"/>
    <w:rsid w:val="00965F6C"/>
    <w:rsid w:val="00965FDA"/>
    <w:rsid w:val="00965FE8"/>
    <w:rsid w:val="009668F4"/>
    <w:rsid w:val="00966967"/>
    <w:rsid w:val="00966D6E"/>
    <w:rsid w:val="00966EA2"/>
    <w:rsid w:val="00967080"/>
    <w:rsid w:val="0096731D"/>
    <w:rsid w:val="00967586"/>
    <w:rsid w:val="00967AF7"/>
    <w:rsid w:val="00967CD3"/>
    <w:rsid w:val="00967D80"/>
    <w:rsid w:val="009701F8"/>
    <w:rsid w:val="009704C2"/>
    <w:rsid w:val="00970625"/>
    <w:rsid w:val="00970B11"/>
    <w:rsid w:val="00970C29"/>
    <w:rsid w:val="00970F56"/>
    <w:rsid w:val="00971425"/>
    <w:rsid w:val="00971557"/>
    <w:rsid w:val="00971820"/>
    <w:rsid w:val="0097248C"/>
    <w:rsid w:val="00972931"/>
    <w:rsid w:val="009729C8"/>
    <w:rsid w:val="00972AC2"/>
    <w:rsid w:val="00972B51"/>
    <w:rsid w:val="00972CBD"/>
    <w:rsid w:val="00972F53"/>
    <w:rsid w:val="009737B6"/>
    <w:rsid w:val="00973D44"/>
    <w:rsid w:val="00973EB8"/>
    <w:rsid w:val="0097400C"/>
    <w:rsid w:val="009745F9"/>
    <w:rsid w:val="00974A12"/>
    <w:rsid w:val="00974CE8"/>
    <w:rsid w:val="00974D04"/>
    <w:rsid w:val="00974F54"/>
    <w:rsid w:val="00975003"/>
    <w:rsid w:val="009755E8"/>
    <w:rsid w:val="00975772"/>
    <w:rsid w:val="00975928"/>
    <w:rsid w:val="00975C32"/>
    <w:rsid w:val="00975DB1"/>
    <w:rsid w:val="00975F04"/>
    <w:rsid w:val="00975F13"/>
    <w:rsid w:val="00975FA4"/>
    <w:rsid w:val="0097602A"/>
    <w:rsid w:val="00976924"/>
    <w:rsid w:val="00976C19"/>
    <w:rsid w:val="0097720A"/>
    <w:rsid w:val="00977434"/>
    <w:rsid w:val="00977858"/>
    <w:rsid w:val="00977B20"/>
    <w:rsid w:val="00977F41"/>
    <w:rsid w:val="00977F4D"/>
    <w:rsid w:val="00977F64"/>
    <w:rsid w:val="009803B1"/>
    <w:rsid w:val="00980857"/>
    <w:rsid w:val="00980913"/>
    <w:rsid w:val="00980F3C"/>
    <w:rsid w:val="009815B7"/>
    <w:rsid w:val="00981E23"/>
    <w:rsid w:val="0098203E"/>
    <w:rsid w:val="00982791"/>
    <w:rsid w:val="00982C0A"/>
    <w:rsid w:val="00982D9A"/>
    <w:rsid w:val="0098304A"/>
    <w:rsid w:val="00983080"/>
    <w:rsid w:val="00984573"/>
    <w:rsid w:val="009847DA"/>
    <w:rsid w:val="009848EF"/>
    <w:rsid w:val="0098490E"/>
    <w:rsid w:val="00984AAA"/>
    <w:rsid w:val="00984B21"/>
    <w:rsid w:val="0098585B"/>
    <w:rsid w:val="00985A93"/>
    <w:rsid w:val="00985B56"/>
    <w:rsid w:val="00985F13"/>
    <w:rsid w:val="009862CB"/>
    <w:rsid w:val="009863B2"/>
    <w:rsid w:val="00986528"/>
    <w:rsid w:val="0098660B"/>
    <w:rsid w:val="009871BB"/>
    <w:rsid w:val="009872A5"/>
    <w:rsid w:val="00987CA2"/>
    <w:rsid w:val="009901BD"/>
    <w:rsid w:val="00990B0F"/>
    <w:rsid w:val="00990BF3"/>
    <w:rsid w:val="00990C95"/>
    <w:rsid w:val="00990F56"/>
    <w:rsid w:val="00991320"/>
    <w:rsid w:val="009914FD"/>
    <w:rsid w:val="009918DB"/>
    <w:rsid w:val="009918DF"/>
    <w:rsid w:val="00991A5D"/>
    <w:rsid w:val="00991E4D"/>
    <w:rsid w:val="009920BE"/>
    <w:rsid w:val="009921A0"/>
    <w:rsid w:val="0099230C"/>
    <w:rsid w:val="009924E6"/>
    <w:rsid w:val="009924EA"/>
    <w:rsid w:val="0099288C"/>
    <w:rsid w:val="00992BC0"/>
    <w:rsid w:val="00993C94"/>
    <w:rsid w:val="00993E80"/>
    <w:rsid w:val="00994035"/>
    <w:rsid w:val="00994D54"/>
    <w:rsid w:val="00994F22"/>
    <w:rsid w:val="00994F89"/>
    <w:rsid w:val="009952ED"/>
    <w:rsid w:val="0099549A"/>
    <w:rsid w:val="0099575C"/>
    <w:rsid w:val="0099579C"/>
    <w:rsid w:val="00995807"/>
    <w:rsid w:val="00995924"/>
    <w:rsid w:val="00995A07"/>
    <w:rsid w:val="00995AAE"/>
    <w:rsid w:val="00995C67"/>
    <w:rsid w:val="009964F3"/>
    <w:rsid w:val="00996989"/>
    <w:rsid w:val="009969E0"/>
    <w:rsid w:val="00996ACC"/>
    <w:rsid w:val="00996FE1"/>
    <w:rsid w:val="0099727C"/>
    <w:rsid w:val="009972FC"/>
    <w:rsid w:val="009974E9"/>
    <w:rsid w:val="00997BA3"/>
    <w:rsid w:val="00997FFE"/>
    <w:rsid w:val="009A001F"/>
    <w:rsid w:val="009A01C4"/>
    <w:rsid w:val="009A0B65"/>
    <w:rsid w:val="009A0BFC"/>
    <w:rsid w:val="009A136F"/>
    <w:rsid w:val="009A1459"/>
    <w:rsid w:val="009A14B4"/>
    <w:rsid w:val="009A1B86"/>
    <w:rsid w:val="009A2088"/>
    <w:rsid w:val="009A22B6"/>
    <w:rsid w:val="009A2552"/>
    <w:rsid w:val="009A282C"/>
    <w:rsid w:val="009A2B21"/>
    <w:rsid w:val="009A2FA3"/>
    <w:rsid w:val="009A34A3"/>
    <w:rsid w:val="009A37DC"/>
    <w:rsid w:val="009A3E72"/>
    <w:rsid w:val="009A3E83"/>
    <w:rsid w:val="009A3FDE"/>
    <w:rsid w:val="009A44E4"/>
    <w:rsid w:val="009A4AE6"/>
    <w:rsid w:val="009A4E9C"/>
    <w:rsid w:val="009A5738"/>
    <w:rsid w:val="009A5D55"/>
    <w:rsid w:val="009A6693"/>
    <w:rsid w:val="009A6766"/>
    <w:rsid w:val="009A6C0C"/>
    <w:rsid w:val="009A6D0E"/>
    <w:rsid w:val="009A6D8A"/>
    <w:rsid w:val="009A6DFD"/>
    <w:rsid w:val="009A6E68"/>
    <w:rsid w:val="009A71C5"/>
    <w:rsid w:val="009A764F"/>
    <w:rsid w:val="009A7994"/>
    <w:rsid w:val="009A7A06"/>
    <w:rsid w:val="009A7F83"/>
    <w:rsid w:val="009B051D"/>
    <w:rsid w:val="009B0716"/>
    <w:rsid w:val="009B072D"/>
    <w:rsid w:val="009B0852"/>
    <w:rsid w:val="009B0D89"/>
    <w:rsid w:val="009B0FE1"/>
    <w:rsid w:val="009B1132"/>
    <w:rsid w:val="009B13BD"/>
    <w:rsid w:val="009B14AA"/>
    <w:rsid w:val="009B17C7"/>
    <w:rsid w:val="009B1D6C"/>
    <w:rsid w:val="009B1F78"/>
    <w:rsid w:val="009B29F4"/>
    <w:rsid w:val="009B2A9E"/>
    <w:rsid w:val="009B2EA0"/>
    <w:rsid w:val="009B2EE0"/>
    <w:rsid w:val="009B33B9"/>
    <w:rsid w:val="009B3548"/>
    <w:rsid w:val="009B36EC"/>
    <w:rsid w:val="009B3C65"/>
    <w:rsid w:val="009B3FEF"/>
    <w:rsid w:val="009B4513"/>
    <w:rsid w:val="009B4BCB"/>
    <w:rsid w:val="009B4E18"/>
    <w:rsid w:val="009B4F36"/>
    <w:rsid w:val="009B52AB"/>
    <w:rsid w:val="009B5438"/>
    <w:rsid w:val="009B5689"/>
    <w:rsid w:val="009B5A7F"/>
    <w:rsid w:val="009B5E9D"/>
    <w:rsid w:val="009B6213"/>
    <w:rsid w:val="009B6CB5"/>
    <w:rsid w:val="009B6EF5"/>
    <w:rsid w:val="009B7F38"/>
    <w:rsid w:val="009C0623"/>
    <w:rsid w:val="009C0BE1"/>
    <w:rsid w:val="009C1191"/>
    <w:rsid w:val="009C12A5"/>
    <w:rsid w:val="009C179B"/>
    <w:rsid w:val="009C1FCB"/>
    <w:rsid w:val="009C1FE8"/>
    <w:rsid w:val="009C2962"/>
    <w:rsid w:val="009C366A"/>
    <w:rsid w:val="009C3B78"/>
    <w:rsid w:val="009C3CE1"/>
    <w:rsid w:val="009C43AB"/>
    <w:rsid w:val="009C4747"/>
    <w:rsid w:val="009C4BCB"/>
    <w:rsid w:val="009C4C50"/>
    <w:rsid w:val="009C4CD9"/>
    <w:rsid w:val="009C4DBC"/>
    <w:rsid w:val="009C4E0F"/>
    <w:rsid w:val="009C525B"/>
    <w:rsid w:val="009C5311"/>
    <w:rsid w:val="009C53F7"/>
    <w:rsid w:val="009C5472"/>
    <w:rsid w:val="009C5CE6"/>
    <w:rsid w:val="009C5FF8"/>
    <w:rsid w:val="009C64D8"/>
    <w:rsid w:val="009C6581"/>
    <w:rsid w:val="009C6827"/>
    <w:rsid w:val="009C7090"/>
    <w:rsid w:val="009C75E4"/>
    <w:rsid w:val="009C7686"/>
    <w:rsid w:val="009C7999"/>
    <w:rsid w:val="009C7B5D"/>
    <w:rsid w:val="009C7BE2"/>
    <w:rsid w:val="009C7F34"/>
    <w:rsid w:val="009C7F90"/>
    <w:rsid w:val="009D0270"/>
    <w:rsid w:val="009D03A5"/>
    <w:rsid w:val="009D0475"/>
    <w:rsid w:val="009D055D"/>
    <w:rsid w:val="009D05D3"/>
    <w:rsid w:val="009D0746"/>
    <w:rsid w:val="009D0949"/>
    <w:rsid w:val="009D0AB1"/>
    <w:rsid w:val="009D0B32"/>
    <w:rsid w:val="009D1044"/>
    <w:rsid w:val="009D1078"/>
    <w:rsid w:val="009D1227"/>
    <w:rsid w:val="009D12D8"/>
    <w:rsid w:val="009D16CC"/>
    <w:rsid w:val="009D17CD"/>
    <w:rsid w:val="009D1A8C"/>
    <w:rsid w:val="009D1BEE"/>
    <w:rsid w:val="009D1E97"/>
    <w:rsid w:val="009D25EE"/>
    <w:rsid w:val="009D26C9"/>
    <w:rsid w:val="009D28F6"/>
    <w:rsid w:val="009D2CFE"/>
    <w:rsid w:val="009D32C1"/>
    <w:rsid w:val="009D34BB"/>
    <w:rsid w:val="009D3C65"/>
    <w:rsid w:val="009D3D8D"/>
    <w:rsid w:val="009D40F9"/>
    <w:rsid w:val="009D4343"/>
    <w:rsid w:val="009D436B"/>
    <w:rsid w:val="009D494E"/>
    <w:rsid w:val="009D4AEB"/>
    <w:rsid w:val="009D4DE3"/>
    <w:rsid w:val="009D5826"/>
    <w:rsid w:val="009D5833"/>
    <w:rsid w:val="009D5D37"/>
    <w:rsid w:val="009D5F87"/>
    <w:rsid w:val="009D639D"/>
    <w:rsid w:val="009D65D3"/>
    <w:rsid w:val="009D68FF"/>
    <w:rsid w:val="009D6ADE"/>
    <w:rsid w:val="009D6E2A"/>
    <w:rsid w:val="009D77CA"/>
    <w:rsid w:val="009D7D50"/>
    <w:rsid w:val="009E0460"/>
    <w:rsid w:val="009E0548"/>
    <w:rsid w:val="009E0DD2"/>
    <w:rsid w:val="009E2609"/>
    <w:rsid w:val="009E2719"/>
    <w:rsid w:val="009E2ED4"/>
    <w:rsid w:val="009E3159"/>
    <w:rsid w:val="009E3649"/>
    <w:rsid w:val="009E3742"/>
    <w:rsid w:val="009E3F22"/>
    <w:rsid w:val="009E4367"/>
    <w:rsid w:val="009E43B5"/>
    <w:rsid w:val="009E43CE"/>
    <w:rsid w:val="009E46C8"/>
    <w:rsid w:val="009E46F5"/>
    <w:rsid w:val="009E572D"/>
    <w:rsid w:val="009E595E"/>
    <w:rsid w:val="009E6049"/>
    <w:rsid w:val="009E6313"/>
    <w:rsid w:val="009E6480"/>
    <w:rsid w:val="009E6714"/>
    <w:rsid w:val="009E68CF"/>
    <w:rsid w:val="009E6E1E"/>
    <w:rsid w:val="009E77FE"/>
    <w:rsid w:val="009E7A1A"/>
    <w:rsid w:val="009E7B62"/>
    <w:rsid w:val="009E7C0E"/>
    <w:rsid w:val="009E7CA0"/>
    <w:rsid w:val="009E7D90"/>
    <w:rsid w:val="009E7E23"/>
    <w:rsid w:val="009E7EEF"/>
    <w:rsid w:val="009F00CF"/>
    <w:rsid w:val="009F0188"/>
    <w:rsid w:val="009F08EB"/>
    <w:rsid w:val="009F0D62"/>
    <w:rsid w:val="009F0FBE"/>
    <w:rsid w:val="009F1275"/>
    <w:rsid w:val="009F1722"/>
    <w:rsid w:val="009F17E7"/>
    <w:rsid w:val="009F20DD"/>
    <w:rsid w:val="009F229B"/>
    <w:rsid w:val="009F251D"/>
    <w:rsid w:val="009F284F"/>
    <w:rsid w:val="009F2B40"/>
    <w:rsid w:val="009F3087"/>
    <w:rsid w:val="009F318F"/>
    <w:rsid w:val="009F3740"/>
    <w:rsid w:val="009F3B42"/>
    <w:rsid w:val="009F3DD1"/>
    <w:rsid w:val="009F4047"/>
    <w:rsid w:val="009F44F2"/>
    <w:rsid w:val="009F474C"/>
    <w:rsid w:val="009F49C5"/>
    <w:rsid w:val="009F51FE"/>
    <w:rsid w:val="009F5256"/>
    <w:rsid w:val="009F53DE"/>
    <w:rsid w:val="009F5A9B"/>
    <w:rsid w:val="009F5B6E"/>
    <w:rsid w:val="009F5F75"/>
    <w:rsid w:val="009F61FD"/>
    <w:rsid w:val="009F6A6B"/>
    <w:rsid w:val="009F6B6E"/>
    <w:rsid w:val="00A00006"/>
    <w:rsid w:val="00A0035E"/>
    <w:rsid w:val="00A005EC"/>
    <w:rsid w:val="00A005F2"/>
    <w:rsid w:val="00A00D01"/>
    <w:rsid w:val="00A01425"/>
    <w:rsid w:val="00A015FD"/>
    <w:rsid w:val="00A01D1D"/>
    <w:rsid w:val="00A02691"/>
    <w:rsid w:val="00A0269C"/>
    <w:rsid w:val="00A0285B"/>
    <w:rsid w:val="00A029CF"/>
    <w:rsid w:val="00A0328F"/>
    <w:rsid w:val="00A034DC"/>
    <w:rsid w:val="00A03692"/>
    <w:rsid w:val="00A0386D"/>
    <w:rsid w:val="00A03B2C"/>
    <w:rsid w:val="00A03E16"/>
    <w:rsid w:val="00A04098"/>
    <w:rsid w:val="00A04279"/>
    <w:rsid w:val="00A04B19"/>
    <w:rsid w:val="00A04EBF"/>
    <w:rsid w:val="00A05307"/>
    <w:rsid w:val="00A0586D"/>
    <w:rsid w:val="00A0630C"/>
    <w:rsid w:val="00A0694D"/>
    <w:rsid w:val="00A069DA"/>
    <w:rsid w:val="00A06A0A"/>
    <w:rsid w:val="00A06AA1"/>
    <w:rsid w:val="00A06E37"/>
    <w:rsid w:val="00A0772C"/>
    <w:rsid w:val="00A077A4"/>
    <w:rsid w:val="00A07DBE"/>
    <w:rsid w:val="00A07FC4"/>
    <w:rsid w:val="00A1071E"/>
    <w:rsid w:val="00A10CF1"/>
    <w:rsid w:val="00A113A7"/>
    <w:rsid w:val="00A11814"/>
    <w:rsid w:val="00A11C41"/>
    <w:rsid w:val="00A12349"/>
    <w:rsid w:val="00A12BF7"/>
    <w:rsid w:val="00A13139"/>
    <w:rsid w:val="00A131E0"/>
    <w:rsid w:val="00A132F3"/>
    <w:rsid w:val="00A13A87"/>
    <w:rsid w:val="00A13B10"/>
    <w:rsid w:val="00A13DFE"/>
    <w:rsid w:val="00A13E24"/>
    <w:rsid w:val="00A14A7D"/>
    <w:rsid w:val="00A14FC5"/>
    <w:rsid w:val="00A1532B"/>
    <w:rsid w:val="00A15783"/>
    <w:rsid w:val="00A15994"/>
    <w:rsid w:val="00A15D08"/>
    <w:rsid w:val="00A15D8A"/>
    <w:rsid w:val="00A1627A"/>
    <w:rsid w:val="00A168F5"/>
    <w:rsid w:val="00A1742E"/>
    <w:rsid w:val="00A174E1"/>
    <w:rsid w:val="00A17817"/>
    <w:rsid w:val="00A17DE4"/>
    <w:rsid w:val="00A20059"/>
    <w:rsid w:val="00A2019A"/>
    <w:rsid w:val="00A20521"/>
    <w:rsid w:val="00A20D5E"/>
    <w:rsid w:val="00A20F59"/>
    <w:rsid w:val="00A20F95"/>
    <w:rsid w:val="00A214DF"/>
    <w:rsid w:val="00A2156B"/>
    <w:rsid w:val="00A21DA8"/>
    <w:rsid w:val="00A21F0E"/>
    <w:rsid w:val="00A221BB"/>
    <w:rsid w:val="00A22A34"/>
    <w:rsid w:val="00A22B18"/>
    <w:rsid w:val="00A22BD7"/>
    <w:rsid w:val="00A2333E"/>
    <w:rsid w:val="00A2400D"/>
    <w:rsid w:val="00A2412A"/>
    <w:rsid w:val="00A249FC"/>
    <w:rsid w:val="00A24E28"/>
    <w:rsid w:val="00A24EB5"/>
    <w:rsid w:val="00A25195"/>
    <w:rsid w:val="00A254E1"/>
    <w:rsid w:val="00A25576"/>
    <w:rsid w:val="00A25B14"/>
    <w:rsid w:val="00A26401"/>
    <w:rsid w:val="00A26B30"/>
    <w:rsid w:val="00A26F04"/>
    <w:rsid w:val="00A2711E"/>
    <w:rsid w:val="00A27350"/>
    <w:rsid w:val="00A27503"/>
    <w:rsid w:val="00A2760F"/>
    <w:rsid w:val="00A27807"/>
    <w:rsid w:val="00A27A1A"/>
    <w:rsid w:val="00A27E53"/>
    <w:rsid w:val="00A27FF5"/>
    <w:rsid w:val="00A30143"/>
    <w:rsid w:val="00A30144"/>
    <w:rsid w:val="00A3027C"/>
    <w:rsid w:val="00A302F2"/>
    <w:rsid w:val="00A30378"/>
    <w:rsid w:val="00A306A5"/>
    <w:rsid w:val="00A307DE"/>
    <w:rsid w:val="00A30C7E"/>
    <w:rsid w:val="00A310EA"/>
    <w:rsid w:val="00A3120D"/>
    <w:rsid w:val="00A31527"/>
    <w:rsid w:val="00A32039"/>
    <w:rsid w:val="00A3299F"/>
    <w:rsid w:val="00A32CBE"/>
    <w:rsid w:val="00A32D35"/>
    <w:rsid w:val="00A33310"/>
    <w:rsid w:val="00A334AD"/>
    <w:rsid w:val="00A334DA"/>
    <w:rsid w:val="00A33877"/>
    <w:rsid w:val="00A33F32"/>
    <w:rsid w:val="00A33FCD"/>
    <w:rsid w:val="00A34123"/>
    <w:rsid w:val="00A342EC"/>
    <w:rsid w:val="00A346B5"/>
    <w:rsid w:val="00A347B4"/>
    <w:rsid w:val="00A34BCE"/>
    <w:rsid w:val="00A34C7C"/>
    <w:rsid w:val="00A34FC8"/>
    <w:rsid w:val="00A353B1"/>
    <w:rsid w:val="00A36237"/>
    <w:rsid w:val="00A36443"/>
    <w:rsid w:val="00A3689F"/>
    <w:rsid w:val="00A36972"/>
    <w:rsid w:val="00A369D8"/>
    <w:rsid w:val="00A37C4A"/>
    <w:rsid w:val="00A37DEC"/>
    <w:rsid w:val="00A4008F"/>
    <w:rsid w:val="00A40471"/>
    <w:rsid w:val="00A405EE"/>
    <w:rsid w:val="00A4064D"/>
    <w:rsid w:val="00A40BBD"/>
    <w:rsid w:val="00A41636"/>
    <w:rsid w:val="00A41686"/>
    <w:rsid w:val="00A4177B"/>
    <w:rsid w:val="00A417CE"/>
    <w:rsid w:val="00A41C09"/>
    <w:rsid w:val="00A41C9E"/>
    <w:rsid w:val="00A41FBB"/>
    <w:rsid w:val="00A426F7"/>
    <w:rsid w:val="00A4275A"/>
    <w:rsid w:val="00A434DB"/>
    <w:rsid w:val="00A43C9C"/>
    <w:rsid w:val="00A441B5"/>
    <w:rsid w:val="00A44C6A"/>
    <w:rsid w:val="00A44E5D"/>
    <w:rsid w:val="00A4533F"/>
    <w:rsid w:val="00A45698"/>
    <w:rsid w:val="00A458DC"/>
    <w:rsid w:val="00A4666B"/>
    <w:rsid w:val="00A4687D"/>
    <w:rsid w:val="00A469F8"/>
    <w:rsid w:val="00A46B82"/>
    <w:rsid w:val="00A46D7F"/>
    <w:rsid w:val="00A46FDE"/>
    <w:rsid w:val="00A4714B"/>
    <w:rsid w:val="00A475CD"/>
    <w:rsid w:val="00A475D6"/>
    <w:rsid w:val="00A479E2"/>
    <w:rsid w:val="00A47E7B"/>
    <w:rsid w:val="00A47EB0"/>
    <w:rsid w:val="00A50228"/>
    <w:rsid w:val="00A50795"/>
    <w:rsid w:val="00A5154E"/>
    <w:rsid w:val="00A51717"/>
    <w:rsid w:val="00A521E3"/>
    <w:rsid w:val="00A5243A"/>
    <w:rsid w:val="00A52830"/>
    <w:rsid w:val="00A52CD5"/>
    <w:rsid w:val="00A52CD6"/>
    <w:rsid w:val="00A53050"/>
    <w:rsid w:val="00A5306F"/>
    <w:rsid w:val="00A53155"/>
    <w:rsid w:val="00A5320E"/>
    <w:rsid w:val="00A53548"/>
    <w:rsid w:val="00A53726"/>
    <w:rsid w:val="00A54A89"/>
    <w:rsid w:val="00A55046"/>
    <w:rsid w:val="00A553F8"/>
    <w:rsid w:val="00A556F2"/>
    <w:rsid w:val="00A55BF6"/>
    <w:rsid w:val="00A56193"/>
    <w:rsid w:val="00A563B4"/>
    <w:rsid w:val="00A56652"/>
    <w:rsid w:val="00A5692F"/>
    <w:rsid w:val="00A56B82"/>
    <w:rsid w:val="00A56B9D"/>
    <w:rsid w:val="00A56C54"/>
    <w:rsid w:val="00A5719E"/>
    <w:rsid w:val="00A57DD4"/>
    <w:rsid w:val="00A600E4"/>
    <w:rsid w:val="00A602C5"/>
    <w:rsid w:val="00A60595"/>
    <w:rsid w:val="00A60BC0"/>
    <w:rsid w:val="00A60BC2"/>
    <w:rsid w:val="00A60C3D"/>
    <w:rsid w:val="00A60FB5"/>
    <w:rsid w:val="00A613E4"/>
    <w:rsid w:val="00A616E2"/>
    <w:rsid w:val="00A61B25"/>
    <w:rsid w:val="00A61BDA"/>
    <w:rsid w:val="00A62152"/>
    <w:rsid w:val="00A622C5"/>
    <w:rsid w:val="00A62359"/>
    <w:rsid w:val="00A625AF"/>
    <w:rsid w:val="00A6285C"/>
    <w:rsid w:val="00A6288F"/>
    <w:rsid w:val="00A62AC0"/>
    <w:rsid w:val="00A62F8F"/>
    <w:rsid w:val="00A63090"/>
    <w:rsid w:val="00A631AB"/>
    <w:rsid w:val="00A632A6"/>
    <w:rsid w:val="00A63693"/>
    <w:rsid w:val="00A646B4"/>
    <w:rsid w:val="00A649D7"/>
    <w:rsid w:val="00A64C04"/>
    <w:rsid w:val="00A64C4F"/>
    <w:rsid w:val="00A65640"/>
    <w:rsid w:val="00A65843"/>
    <w:rsid w:val="00A659D8"/>
    <w:rsid w:val="00A65A47"/>
    <w:rsid w:val="00A65B62"/>
    <w:rsid w:val="00A65EB8"/>
    <w:rsid w:val="00A65FD6"/>
    <w:rsid w:val="00A664B3"/>
    <w:rsid w:val="00A672CB"/>
    <w:rsid w:val="00A6788E"/>
    <w:rsid w:val="00A679B5"/>
    <w:rsid w:val="00A67A40"/>
    <w:rsid w:val="00A67DFD"/>
    <w:rsid w:val="00A67F06"/>
    <w:rsid w:val="00A70007"/>
    <w:rsid w:val="00A705BD"/>
    <w:rsid w:val="00A705EA"/>
    <w:rsid w:val="00A70725"/>
    <w:rsid w:val="00A70825"/>
    <w:rsid w:val="00A71009"/>
    <w:rsid w:val="00A71A68"/>
    <w:rsid w:val="00A71BD0"/>
    <w:rsid w:val="00A71C06"/>
    <w:rsid w:val="00A71D6F"/>
    <w:rsid w:val="00A7274A"/>
    <w:rsid w:val="00A7275C"/>
    <w:rsid w:val="00A72915"/>
    <w:rsid w:val="00A73017"/>
    <w:rsid w:val="00A7313D"/>
    <w:rsid w:val="00A7348E"/>
    <w:rsid w:val="00A734E7"/>
    <w:rsid w:val="00A73735"/>
    <w:rsid w:val="00A737DB"/>
    <w:rsid w:val="00A7422A"/>
    <w:rsid w:val="00A749E9"/>
    <w:rsid w:val="00A74A9B"/>
    <w:rsid w:val="00A75366"/>
    <w:rsid w:val="00A7605B"/>
    <w:rsid w:val="00A76351"/>
    <w:rsid w:val="00A76457"/>
    <w:rsid w:val="00A767EE"/>
    <w:rsid w:val="00A768B6"/>
    <w:rsid w:val="00A769C7"/>
    <w:rsid w:val="00A76E3B"/>
    <w:rsid w:val="00A77285"/>
    <w:rsid w:val="00A772CB"/>
    <w:rsid w:val="00A776AA"/>
    <w:rsid w:val="00A77C35"/>
    <w:rsid w:val="00A77E04"/>
    <w:rsid w:val="00A77FE6"/>
    <w:rsid w:val="00A8017B"/>
    <w:rsid w:val="00A8021F"/>
    <w:rsid w:val="00A802C5"/>
    <w:rsid w:val="00A80EB3"/>
    <w:rsid w:val="00A81015"/>
    <w:rsid w:val="00A811A8"/>
    <w:rsid w:val="00A8160C"/>
    <w:rsid w:val="00A81A79"/>
    <w:rsid w:val="00A81A83"/>
    <w:rsid w:val="00A81F80"/>
    <w:rsid w:val="00A827D7"/>
    <w:rsid w:val="00A82943"/>
    <w:rsid w:val="00A829B7"/>
    <w:rsid w:val="00A82EC8"/>
    <w:rsid w:val="00A832E5"/>
    <w:rsid w:val="00A84046"/>
    <w:rsid w:val="00A844F5"/>
    <w:rsid w:val="00A84657"/>
    <w:rsid w:val="00A85AD7"/>
    <w:rsid w:val="00A85C75"/>
    <w:rsid w:val="00A85F8A"/>
    <w:rsid w:val="00A860D0"/>
    <w:rsid w:val="00A8677E"/>
    <w:rsid w:val="00A8680F"/>
    <w:rsid w:val="00A8773F"/>
    <w:rsid w:val="00A87CD6"/>
    <w:rsid w:val="00A87DEA"/>
    <w:rsid w:val="00A900A8"/>
    <w:rsid w:val="00A90174"/>
    <w:rsid w:val="00A902AB"/>
    <w:rsid w:val="00A90552"/>
    <w:rsid w:val="00A90D30"/>
    <w:rsid w:val="00A91729"/>
    <w:rsid w:val="00A91997"/>
    <w:rsid w:val="00A919BE"/>
    <w:rsid w:val="00A91F14"/>
    <w:rsid w:val="00A920AC"/>
    <w:rsid w:val="00A9262E"/>
    <w:rsid w:val="00A92CA4"/>
    <w:rsid w:val="00A92D44"/>
    <w:rsid w:val="00A92F5C"/>
    <w:rsid w:val="00A9399B"/>
    <w:rsid w:val="00A93B84"/>
    <w:rsid w:val="00A94037"/>
    <w:rsid w:val="00A946B0"/>
    <w:rsid w:val="00A946C8"/>
    <w:rsid w:val="00A949B7"/>
    <w:rsid w:val="00A94A46"/>
    <w:rsid w:val="00A94A71"/>
    <w:rsid w:val="00A94B5C"/>
    <w:rsid w:val="00A9508B"/>
    <w:rsid w:val="00A9589B"/>
    <w:rsid w:val="00A95A0E"/>
    <w:rsid w:val="00A95B85"/>
    <w:rsid w:val="00A95CFA"/>
    <w:rsid w:val="00A95F2F"/>
    <w:rsid w:val="00A9700E"/>
    <w:rsid w:val="00A97590"/>
    <w:rsid w:val="00A976B1"/>
    <w:rsid w:val="00AA013B"/>
    <w:rsid w:val="00AA042C"/>
    <w:rsid w:val="00AA169A"/>
    <w:rsid w:val="00AA1777"/>
    <w:rsid w:val="00AA1CA9"/>
    <w:rsid w:val="00AA208A"/>
    <w:rsid w:val="00AA2724"/>
    <w:rsid w:val="00AA2762"/>
    <w:rsid w:val="00AA2801"/>
    <w:rsid w:val="00AA2D81"/>
    <w:rsid w:val="00AA32A0"/>
    <w:rsid w:val="00AA34DD"/>
    <w:rsid w:val="00AA3612"/>
    <w:rsid w:val="00AA36E1"/>
    <w:rsid w:val="00AA381F"/>
    <w:rsid w:val="00AA3B6E"/>
    <w:rsid w:val="00AA42B0"/>
    <w:rsid w:val="00AA42B3"/>
    <w:rsid w:val="00AA4718"/>
    <w:rsid w:val="00AA4A28"/>
    <w:rsid w:val="00AA4C0B"/>
    <w:rsid w:val="00AA5041"/>
    <w:rsid w:val="00AA5223"/>
    <w:rsid w:val="00AA535B"/>
    <w:rsid w:val="00AA53F1"/>
    <w:rsid w:val="00AA5611"/>
    <w:rsid w:val="00AA5B09"/>
    <w:rsid w:val="00AA5F77"/>
    <w:rsid w:val="00AA6132"/>
    <w:rsid w:val="00AA684E"/>
    <w:rsid w:val="00AA747B"/>
    <w:rsid w:val="00AA7545"/>
    <w:rsid w:val="00AA7C7B"/>
    <w:rsid w:val="00AB00A7"/>
    <w:rsid w:val="00AB018E"/>
    <w:rsid w:val="00AB04E5"/>
    <w:rsid w:val="00AB080C"/>
    <w:rsid w:val="00AB0DA4"/>
    <w:rsid w:val="00AB15D7"/>
    <w:rsid w:val="00AB1B76"/>
    <w:rsid w:val="00AB203F"/>
    <w:rsid w:val="00AB27CC"/>
    <w:rsid w:val="00AB2C9A"/>
    <w:rsid w:val="00AB2EA2"/>
    <w:rsid w:val="00AB3ADD"/>
    <w:rsid w:val="00AB3D6D"/>
    <w:rsid w:val="00AB40F8"/>
    <w:rsid w:val="00AB42E7"/>
    <w:rsid w:val="00AB5389"/>
    <w:rsid w:val="00AB54CA"/>
    <w:rsid w:val="00AB5829"/>
    <w:rsid w:val="00AB5849"/>
    <w:rsid w:val="00AB5A8D"/>
    <w:rsid w:val="00AB5CC8"/>
    <w:rsid w:val="00AB5F72"/>
    <w:rsid w:val="00AB62AE"/>
    <w:rsid w:val="00AB7249"/>
    <w:rsid w:val="00AB7FE4"/>
    <w:rsid w:val="00AC018E"/>
    <w:rsid w:val="00AC027E"/>
    <w:rsid w:val="00AC033D"/>
    <w:rsid w:val="00AC0AAF"/>
    <w:rsid w:val="00AC13DA"/>
    <w:rsid w:val="00AC186C"/>
    <w:rsid w:val="00AC1CED"/>
    <w:rsid w:val="00AC2356"/>
    <w:rsid w:val="00AC27E7"/>
    <w:rsid w:val="00AC298F"/>
    <w:rsid w:val="00AC2A02"/>
    <w:rsid w:val="00AC334F"/>
    <w:rsid w:val="00AC385B"/>
    <w:rsid w:val="00AC38F0"/>
    <w:rsid w:val="00AC3FFC"/>
    <w:rsid w:val="00AC43D6"/>
    <w:rsid w:val="00AC4617"/>
    <w:rsid w:val="00AC4936"/>
    <w:rsid w:val="00AC498F"/>
    <w:rsid w:val="00AC4B58"/>
    <w:rsid w:val="00AC533E"/>
    <w:rsid w:val="00AC54D3"/>
    <w:rsid w:val="00AC5892"/>
    <w:rsid w:val="00AC5B04"/>
    <w:rsid w:val="00AC5F69"/>
    <w:rsid w:val="00AC6871"/>
    <w:rsid w:val="00AC69F8"/>
    <w:rsid w:val="00AC69FE"/>
    <w:rsid w:val="00AC6CD3"/>
    <w:rsid w:val="00AC72E8"/>
    <w:rsid w:val="00AC7325"/>
    <w:rsid w:val="00AC732B"/>
    <w:rsid w:val="00AC75D1"/>
    <w:rsid w:val="00AC776B"/>
    <w:rsid w:val="00AC7819"/>
    <w:rsid w:val="00AC7930"/>
    <w:rsid w:val="00AC7C31"/>
    <w:rsid w:val="00AC7DF7"/>
    <w:rsid w:val="00AD01E3"/>
    <w:rsid w:val="00AD0376"/>
    <w:rsid w:val="00AD086B"/>
    <w:rsid w:val="00AD1240"/>
    <w:rsid w:val="00AD19A9"/>
    <w:rsid w:val="00AD1D56"/>
    <w:rsid w:val="00AD2209"/>
    <w:rsid w:val="00AD220A"/>
    <w:rsid w:val="00AD23B2"/>
    <w:rsid w:val="00AD2648"/>
    <w:rsid w:val="00AD2D3C"/>
    <w:rsid w:val="00AD3375"/>
    <w:rsid w:val="00AD3560"/>
    <w:rsid w:val="00AD370B"/>
    <w:rsid w:val="00AD3746"/>
    <w:rsid w:val="00AD378D"/>
    <w:rsid w:val="00AD3A80"/>
    <w:rsid w:val="00AD42B7"/>
    <w:rsid w:val="00AD47B9"/>
    <w:rsid w:val="00AD4B6D"/>
    <w:rsid w:val="00AD4DA9"/>
    <w:rsid w:val="00AD4FC9"/>
    <w:rsid w:val="00AD53D9"/>
    <w:rsid w:val="00AD580F"/>
    <w:rsid w:val="00AD5851"/>
    <w:rsid w:val="00AD5991"/>
    <w:rsid w:val="00AD5BB3"/>
    <w:rsid w:val="00AD696C"/>
    <w:rsid w:val="00AD735B"/>
    <w:rsid w:val="00AD7D00"/>
    <w:rsid w:val="00AE002C"/>
    <w:rsid w:val="00AE044B"/>
    <w:rsid w:val="00AE0E1C"/>
    <w:rsid w:val="00AE18E4"/>
    <w:rsid w:val="00AE19E0"/>
    <w:rsid w:val="00AE1C53"/>
    <w:rsid w:val="00AE2BCB"/>
    <w:rsid w:val="00AE2D52"/>
    <w:rsid w:val="00AE2DD4"/>
    <w:rsid w:val="00AE2E7E"/>
    <w:rsid w:val="00AE335F"/>
    <w:rsid w:val="00AE3537"/>
    <w:rsid w:val="00AE3779"/>
    <w:rsid w:val="00AE3920"/>
    <w:rsid w:val="00AE3BC3"/>
    <w:rsid w:val="00AE3DBB"/>
    <w:rsid w:val="00AE4C2F"/>
    <w:rsid w:val="00AE4D3B"/>
    <w:rsid w:val="00AE4DC7"/>
    <w:rsid w:val="00AE4DE7"/>
    <w:rsid w:val="00AE52A9"/>
    <w:rsid w:val="00AE545E"/>
    <w:rsid w:val="00AE593B"/>
    <w:rsid w:val="00AE5952"/>
    <w:rsid w:val="00AE59F6"/>
    <w:rsid w:val="00AE5A61"/>
    <w:rsid w:val="00AE5DD0"/>
    <w:rsid w:val="00AE6BF8"/>
    <w:rsid w:val="00AE6CCD"/>
    <w:rsid w:val="00AE710A"/>
    <w:rsid w:val="00AE789E"/>
    <w:rsid w:val="00AE79F2"/>
    <w:rsid w:val="00AF0207"/>
    <w:rsid w:val="00AF03B7"/>
    <w:rsid w:val="00AF0505"/>
    <w:rsid w:val="00AF0559"/>
    <w:rsid w:val="00AF0922"/>
    <w:rsid w:val="00AF09B9"/>
    <w:rsid w:val="00AF10E3"/>
    <w:rsid w:val="00AF1184"/>
    <w:rsid w:val="00AF1270"/>
    <w:rsid w:val="00AF17A5"/>
    <w:rsid w:val="00AF1927"/>
    <w:rsid w:val="00AF1A4D"/>
    <w:rsid w:val="00AF1B03"/>
    <w:rsid w:val="00AF1DFF"/>
    <w:rsid w:val="00AF1FE1"/>
    <w:rsid w:val="00AF25F7"/>
    <w:rsid w:val="00AF2A57"/>
    <w:rsid w:val="00AF2B14"/>
    <w:rsid w:val="00AF3359"/>
    <w:rsid w:val="00AF33AE"/>
    <w:rsid w:val="00AF36A6"/>
    <w:rsid w:val="00AF40F0"/>
    <w:rsid w:val="00AF4D81"/>
    <w:rsid w:val="00AF4E55"/>
    <w:rsid w:val="00AF4F4D"/>
    <w:rsid w:val="00AF5277"/>
    <w:rsid w:val="00AF5F7F"/>
    <w:rsid w:val="00AF67E8"/>
    <w:rsid w:val="00AF7B3A"/>
    <w:rsid w:val="00AF7D41"/>
    <w:rsid w:val="00AF7DBE"/>
    <w:rsid w:val="00AF7EEF"/>
    <w:rsid w:val="00AF7F06"/>
    <w:rsid w:val="00B001CB"/>
    <w:rsid w:val="00B00420"/>
    <w:rsid w:val="00B005A7"/>
    <w:rsid w:val="00B00626"/>
    <w:rsid w:val="00B00B0D"/>
    <w:rsid w:val="00B01283"/>
    <w:rsid w:val="00B01635"/>
    <w:rsid w:val="00B0184C"/>
    <w:rsid w:val="00B019FD"/>
    <w:rsid w:val="00B0265A"/>
    <w:rsid w:val="00B026D5"/>
    <w:rsid w:val="00B028D8"/>
    <w:rsid w:val="00B02D4C"/>
    <w:rsid w:val="00B03061"/>
    <w:rsid w:val="00B034DC"/>
    <w:rsid w:val="00B03AB3"/>
    <w:rsid w:val="00B03FCF"/>
    <w:rsid w:val="00B0486E"/>
    <w:rsid w:val="00B04AE6"/>
    <w:rsid w:val="00B04D1F"/>
    <w:rsid w:val="00B04DA8"/>
    <w:rsid w:val="00B04E15"/>
    <w:rsid w:val="00B04E54"/>
    <w:rsid w:val="00B0535C"/>
    <w:rsid w:val="00B05444"/>
    <w:rsid w:val="00B05671"/>
    <w:rsid w:val="00B0570B"/>
    <w:rsid w:val="00B057E6"/>
    <w:rsid w:val="00B060F4"/>
    <w:rsid w:val="00B06A3E"/>
    <w:rsid w:val="00B06DB1"/>
    <w:rsid w:val="00B06E38"/>
    <w:rsid w:val="00B10487"/>
    <w:rsid w:val="00B10689"/>
    <w:rsid w:val="00B1084B"/>
    <w:rsid w:val="00B10C8D"/>
    <w:rsid w:val="00B111E3"/>
    <w:rsid w:val="00B116C4"/>
    <w:rsid w:val="00B12175"/>
    <w:rsid w:val="00B1232B"/>
    <w:rsid w:val="00B12509"/>
    <w:rsid w:val="00B12898"/>
    <w:rsid w:val="00B1289A"/>
    <w:rsid w:val="00B130B5"/>
    <w:rsid w:val="00B132AF"/>
    <w:rsid w:val="00B1367C"/>
    <w:rsid w:val="00B136D8"/>
    <w:rsid w:val="00B13729"/>
    <w:rsid w:val="00B13C92"/>
    <w:rsid w:val="00B141DB"/>
    <w:rsid w:val="00B1470E"/>
    <w:rsid w:val="00B14898"/>
    <w:rsid w:val="00B14B0E"/>
    <w:rsid w:val="00B14C8F"/>
    <w:rsid w:val="00B14CEC"/>
    <w:rsid w:val="00B14DE4"/>
    <w:rsid w:val="00B1535E"/>
    <w:rsid w:val="00B15953"/>
    <w:rsid w:val="00B15E8D"/>
    <w:rsid w:val="00B15EAE"/>
    <w:rsid w:val="00B16026"/>
    <w:rsid w:val="00B162B3"/>
    <w:rsid w:val="00B16929"/>
    <w:rsid w:val="00B16C0F"/>
    <w:rsid w:val="00B16F1A"/>
    <w:rsid w:val="00B174D4"/>
    <w:rsid w:val="00B201C9"/>
    <w:rsid w:val="00B20431"/>
    <w:rsid w:val="00B209A6"/>
    <w:rsid w:val="00B20ACB"/>
    <w:rsid w:val="00B20E14"/>
    <w:rsid w:val="00B20F44"/>
    <w:rsid w:val="00B21183"/>
    <w:rsid w:val="00B211B8"/>
    <w:rsid w:val="00B2152E"/>
    <w:rsid w:val="00B21964"/>
    <w:rsid w:val="00B21FA0"/>
    <w:rsid w:val="00B22837"/>
    <w:rsid w:val="00B22E41"/>
    <w:rsid w:val="00B233CA"/>
    <w:rsid w:val="00B23546"/>
    <w:rsid w:val="00B2378D"/>
    <w:rsid w:val="00B2382E"/>
    <w:rsid w:val="00B23AF1"/>
    <w:rsid w:val="00B23C35"/>
    <w:rsid w:val="00B23F6E"/>
    <w:rsid w:val="00B23FD5"/>
    <w:rsid w:val="00B23FFB"/>
    <w:rsid w:val="00B24410"/>
    <w:rsid w:val="00B25150"/>
    <w:rsid w:val="00B254A8"/>
    <w:rsid w:val="00B256DD"/>
    <w:rsid w:val="00B25F5B"/>
    <w:rsid w:val="00B2625B"/>
    <w:rsid w:val="00B2634A"/>
    <w:rsid w:val="00B26C66"/>
    <w:rsid w:val="00B276F5"/>
    <w:rsid w:val="00B27860"/>
    <w:rsid w:val="00B27CD4"/>
    <w:rsid w:val="00B27E52"/>
    <w:rsid w:val="00B27E96"/>
    <w:rsid w:val="00B308AC"/>
    <w:rsid w:val="00B317B7"/>
    <w:rsid w:val="00B3180A"/>
    <w:rsid w:val="00B323F4"/>
    <w:rsid w:val="00B3271F"/>
    <w:rsid w:val="00B32887"/>
    <w:rsid w:val="00B33061"/>
    <w:rsid w:val="00B330CD"/>
    <w:rsid w:val="00B33175"/>
    <w:rsid w:val="00B3346A"/>
    <w:rsid w:val="00B33938"/>
    <w:rsid w:val="00B33B71"/>
    <w:rsid w:val="00B33DAE"/>
    <w:rsid w:val="00B34080"/>
    <w:rsid w:val="00B34B24"/>
    <w:rsid w:val="00B3521F"/>
    <w:rsid w:val="00B3541E"/>
    <w:rsid w:val="00B35AC9"/>
    <w:rsid w:val="00B35E2D"/>
    <w:rsid w:val="00B3641F"/>
    <w:rsid w:val="00B3644B"/>
    <w:rsid w:val="00B36F72"/>
    <w:rsid w:val="00B37439"/>
    <w:rsid w:val="00B37CC6"/>
    <w:rsid w:val="00B4003C"/>
    <w:rsid w:val="00B40053"/>
    <w:rsid w:val="00B404EA"/>
    <w:rsid w:val="00B40E0F"/>
    <w:rsid w:val="00B417C8"/>
    <w:rsid w:val="00B4202A"/>
    <w:rsid w:val="00B42745"/>
    <w:rsid w:val="00B42941"/>
    <w:rsid w:val="00B42DCB"/>
    <w:rsid w:val="00B42DF9"/>
    <w:rsid w:val="00B430C4"/>
    <w:rsid w:val="00B430ED"/>
    <w:rsid w:val="00B436AB"/>
    <w:rsid w:val="00B43B61"/>
    <w:rsid w:val="00B4402F"/>
    <w:rsid w:val="00B443FC"/>
    <w:rsid w:val="00B44897"/>
    <w:rsid w:val="00B448CE"/>
    <w:rsid w:val="00B44A3D"/>
    <w:rsid w:val="00B44AB6"/>
    <w:rsid w:val="00B44EB5"/>
    <w:rsid w:val="00B4560A"/>
    <w:rsid w:val="00B45A8E"/>
    <w:rsid w:val="00B466F7"/>
    <w:rsid w:val="00B468C7"/>
    <w:rsid w:val="00B47073"/>
    <w:rsid w:val="00B472A5"/>
    <w:rsid w:val="00B47AA6"/>
    <w:rsid w:val="00B5047E"/>
    <w:rsid w:val="00B5063E"/>
    <w:rsid w:val="00B50A01"/>
    <w:rsid w:val="00B5180D"/>
    <w:rsid w:val="00B526DC"/>
    <w:rsid w:val="00B5288A"/>
    <w:rsid w:val="00B529E8"/>
    <w:rsid w:val="00B529F5"/>
    <w:rsid w:val="00B52ADE"/>
    <w:rsid w:val="00B52CCA"/>
    <w:rsid w:val="00B531DA"/>
    <w:rsid w:val="00B53252"/>
    <w:rsid w:val="00B537C1"/>
    <w:rsid w:val="00B53A5F"/>
    <w:rsid w:val="00B53E85"/>
    <w:rsid w:val="00B54202"/>
    <w:rsid w:val="00B5473A"/>
    <w:rsid w:val="00B54AEB"/>
    <w:rsid w:val="00B54B2A"/>
    <w:rsid w:val="00B54B8B"/>
    <w:rsid w:val="00B55213"/>
    <w:rsid w:val="00B55CB9"/>
    <w:rsid w:val="00B55CE1"/>
    <w:rsid w:val="00B5660E"/>
    <w:rsid w:val="00B56793"/>
    <w:rsid w:val="00B56BF7"/>
    <w:rsid w:val="00B56E66"/>
    <w:rsid w:val="00B571EA"/>
    <w:rsid w:val="00B5781B"/>
    <w:rsid w:val="00B57861"/>
    <w:rsid w:val="00B57CFA"/>
    <w:rsid w:val="00B57D93"/>
    <w:rsid w:val="00B57F10"/>
    <w:rsid w:val="00B57F45"/>
    <w:rsid w:val="00B60099"/>
    <w:rsid w:val="00B606C8"/>
    <w:rsid w:val="00B606E1"/>
    <w:rsid w:val="00B61010"/>
    <w:rsid w:val="00B6117E"/>
    <w:rsid w:val="00B611D2"/>
    <w:rsid w:val="00B6145B"/>
    <w:rsid w:val="00B61576"/>
    <w:rsid w:val="00B61ED3"/>
    <w:rsid w:val="00B620A6"/>
    <w:rsid w:val="00B62C3E"/>
    <w:rsid w:val="00B62FE1"/>
    <w:rsid w:val="00B632BC"/>
    <w:rsid w:val="00B639E1"/>
    <w:rsid w:val="00B63AD6"/>
    <w:rsid w:val="00B63E38"/>
    <w:rsid w:val="00B642FE"/>
    <w:rsid w:val="00B64665"/>
    <w:rsid w:val="00B647F0"/>
    <w:rsid w:val="00B6488A"/>
    <w:rsid w:val="00B64D34"/>
    <w:rsid w:val="00B651EE"/>
    <w:rsid w:val="00B651FE"/>
    <w:rsid w:val="00B6547D"/>
    <w:rsid w:val="00B6555A"/>
    <w:rsid w:val="00B65C0D"/>
    <w:rsid w:val="00B65EA6"/>
    <w:rsid w:val="00B662D2"/>
    <w:rsid w:val="00B664EA"/>
    <w:rsid w:val="00B66BAC"/>
    <w:rsid w:val="00B66F89"/>
    <w:rsid w:val="00B6711E"/>
    <w:rsid w:val="00B67170"/>
    <w:rsid w:val="00B6717E"/>
    <w:rsid w:val="00B6721D"/>
    <w:rsid w:val="00B67298"/>
    <w:rsid w:val="00B67F76"/>
    <w:rsid w:val="00B70371"/>
    <w:rsid w:val="00B70857"/>
    <w:rsid w:val="00B70A2F"/>
    <w:rsid w:val="00B70EDE"/>
    <w:rsid w:val="00B7174B"/>
    <w:rsid w:val="00B71751"/>
    <w:rsid w:val="00B71AF3"/>
    <w:rsid w:val="00B71C10"/>
    <w:rsid w:val="00B71C1C"/>
    <w:rsid w:val="00B72441"/>
    <w:rsid w:val="00B72934"/>
    <w:rsid w:val="00B72CDD"/>
    <w:rsid w:val="00B731B1"/>
    <w:rsid w:val="00B733AF"/>
    <w:rsid w:val="00B733E3"/>
    <w:rsid w:val="00B733E5"/>
    <w:rsid w:val="00B7408B"/>
    <w:rsid w:val="00B74E67"/>
    <w:rsid w:val="00B74F7C"/>
    <w:rsid w:val="00B7514A"/>
    <w:rsid w:val="00B75692"/>
    <w:rsid w:val="00B756D7"/>
    <w:rsid w:val="00B7576C"/>
    <w:rsid w:val="00B75886"/>
    <w:rsid w:val="00B758BB"/>
    <w:rsid w:val="00B75B13"/>
    <w:rsid w:val="00B761E9"/>
    <w:rsid w:val="00B76383"/>
    <w:rsid w:val="00B76694"/>
    <w:rsid w:val="00B767EA"/>
    <w:rsid w:val="00B769FD"/>
    <w:rsid w:val="00B76A25"/>
    <w:rsid w:val="00B770E3"/>
    <w:rsid w:val="00B7719C"/>
    <w:rsid w:val="00B7733E"/>
    <w:rsid w:val="00B77781"/>
    <w:rsid w:val="00B77782"/>
    <w:rsid w:val="00B77833"/>
    <w:rsid w:val="00B77C68"/>
    <w:rsid w:val="00B80132"/>
    <w:rsid w:val="00B80993"/>
    <w:rsid w:val="00B80E0A"/>
    <w:rsid w:val="00B81382"/>
    <w:rsid w:val="00B8164F"/>
    <w:rsid w:val="00B819BB"/>
    <w:rsid w:val="00B81AE9"/>
    <w:rsid w:val="00B823C6"/>
    <w:rsid w:val="00B824B0"/>
    <w:rsid w:val="00B826EB"/>
    <w:rsid w:val="00B82A7D"/>
    <w:rsid w:val="00B83036"/>
    <w:rsid w:val="00B8314C"/>
    <w:rsid w:val="00B8317F"/>
    <w:rsid w:val="00B8361E"/>
    <w:rsid w:val="00B83689"/>
    <w:rsid w:val="00B849C5"/>
    <w:rsid w:val="00B84C13"/>
    <w:rsid w:val="00B84E27"/>
    <w:rsid w:val="00B84F98"/>
    <w:rsid w:val="00B850C8"/>
    <w:rsid w:val="00B852AF"/>
    <w:rsid w:val="00B85BAB"/>
    <w:rsid w:val="00B85C59"/>
    <w:rsid w:val="00B86052"/>
    <w:rsid w:val="00B8607D"/>
    <w:rsid w:val="00B861D6"/>
    <w:rsid w:val="00B862E9"/>
    <w:rsid w:val="00B86414"/>
    <w:rsid w:val="00B866A5"/>
    <w:rsid w:val="00B86886"/>
    <w:rsid w:val="00B86C7C"/>
    <w:rsid w:val="00B86D5C"/>
    <w:rsid w:val="00B86F22"/>
    <w:rsid w:val="00B8713E"/>
    <w:rsid w:val="00B87542"/>
    <w:rsid w:val="00B876DF"/>
    <w:rsid w:val="00B90255"/>
    <w:rsid w:val="00B902C5"/>
    <w:rsid w:val="00B905B4"/>
    <w:rsid w:val="00B9081B"/>
    <w:rsid w:val="00B9162F"/>
    <w:rsid w:val="00B91BB4"/>
    <w:rsid w:val="00B91CB6"/>
    <w:rsid w:val="00B91E4D"/>
    <w:rsid w:val="00B921F7"/>
    <w:rsid w:val="00B925FF"/>
    <w:rsid w:val="00B92895"/>
    <w:rsid w:val="00B9297C"/>
    <w:rsid w:val="00B92A8E"/>
    <w:rsid w:val="00B92B14"/>
    <w:rsid w:val="00B930F7"/>
    <w:rsid w:val="00B9312A"/>
    <w:rsid w:val="00B931C6"/>
    <w:rsid w:val="00B9328D"/>
    <w:rsid w:val="00B93B80"/>
    <w:rsid w:val="00B93BC6"/>
    <w:rsid w:val="00B93FD3"/>
    <w:rsid w:val="00B94143"/>
    <w:rsid w:val="00B941D1"/>
    <w:rsid w:val="00B943F1"/>
    <w:rsid w:val="00B9476C"/>
    <w:rsid w:val="00B948FB"/>
    <w:rsid w:val="00B94EFD"/>
    <w:rsid w:val="00B9528A"/>
    <w:rsid w:val="00B95ED2"/>
    <w:rsid w:val="00B9618D"/>
    <w:rsid w:val="00B9648F"/>
    <w:rsid w:val="00B96856"/>
    <w:rsid w:val="00B96B86"/>
    <w:rsid w:val="00B96CDB"/>
    <w:rsid w:val="00B96E48"/>
    <w:rsid w:val="00B976E1"/>
    <w:rsid w:val="00B979A9"/>
    <w:rsid w:val="00B97B2D"/>
    <w:rsid w:val="00BA05DB"/>
    <w:rsid w:val="00BA0F71"/>
    <w:rsid w:val="00BA1300"/>
    <w:rsid w:val="00BA28CA"/>
    <w:rsid w:val="00BA2F9B"/>
    <w:rsid w:val="00BA324D"/>
    <w:rsid w:val="00BA3271"/>
    <w:rsid w:val="00BA369C"/>
    <w:rsid w:val="00BA37B9"/>
    <w:rsid w:val="00BA3BFB"/>
    <w:rsid w:val="00BA3FE6"/>
    <w:rsid w:val="00BA3FFD"/>
    <w:rsid w:val="00BA420B"/>
    <w:rsid w:val="00BA47C3"/>
    <w:rsid w:val="00BA4BAD"/>
    <w:rsid w:val="00BA4D63"/>
    <w:rsid w:val="00BA4DFF"/>
    <w:rsid w:val="00BA4EDB"/>
    <w:rsid w:val="00BA4EE5"/>
    <w:rsid w:val="00BA505D"/>
    <w:rsid w:val="00BA5FD1"/>
    <w:rsid w:val="00BA6482"/>
    <w:rsid w:val="00BA6665"/>
    <w:rsid w:val="00BA67E1"/>
    <w:rsid w:val="00BA681B"/>
    <w:rsid w:val="00BA6BFA"/>
    <w:rsid w:val="00BA6FDD"/>
    <w:rsid w:val="00BA78B2"/>
    <w:rsid w:val="00BA7C7D"/>
    <w:rsid w:val="00BA7E32"/>
    <w:rsid w:val="00BB0022"/>
    <w:rsid w:val="00BB01DE"/>
    <w:rsid w:val="00BB048C"/>
    <w:rsid w:val="00BB04C2"/>
    <w:rsid w:val="00BB0873"/>
    <w:rsid w:val="00BB0A16"/>
    <w:rsid w:val="00BB0C1D"/>
    <w:rsid w:val="00BB20AF"/>
    <w:rsid w:val="00BB2547"/>
    <w:rsid w:val="00BB3466"/>
    <w:rsid w:val="00BB3699"/>
    <w:rsid w:val="00BB3872"/>
    <w:rsid w:val="00BB3EBA"/>
    <w:rsid w:val="00BB408C"/>
    <w:rsid w:val="00BB40AA"/>
    <w:rsid w:val="00BB431F"/>
    <w:rsid w:val="00BB4956"/>
    <w:rsid w:val="00BB4AF7"/>
    <w:rsid w:val="00BB4C68"/>
    <w:rsid w:val="00BB4C7C"/>
    <w:rsid w:val="00BB4D53"/>
    <w:rsid w:val="00BB4F47"/>
    <w:rsid w:val="00BB5176"/>
    <w:rsid w:val="00BB581F"/>
    <w:rsid w:val="00BB5AEF"/>
    <w:rsid w:val="00BB5C5D"/>
    <w:rsid w:val="00BB5D6E"/>
    <w:rsid w:val="00BB6008"/>
    <w:rsid w:val="00BB6282"/>
    <w:rsid w:val="00BB6A84"/>
    <w:rsid w:val="00BB6B11"/>
    <w:rsid w:val="00BB749F"/>
    <w:rsid w:val="00BB7620"/>
    <w:rsid w:val="00BB7A34"/>
    <w:rsid w:val="00BB7B5E"/>
    <w:rsid w:val="00BB7D2A"/>
    <w:rsid w:val="00BB7F66"/>
    <w:rsid w:val="00BC00AA"/>
    <w:rsid w:val="00BC0701"/>
    <w:rsid w:val="00BC086E"/>
    <w:rsid w:val="00BC0E97"/>
    <w:rsid w:val="00BC154B"/>
    <w:rsid w:val="00BC1EDE"/>
    <w:rsid w:val="00BC20F9"/>
    <w:rsid w:val="00BC271D"/>
    <w:rsid w:val="00BC2832"/>
    <w:rsid w:val="00BC2A3E"/>
    <w:rsid w:val="00BC2BAB"/>
    <w:rsid w:val="00BC2EB4"/>
    <w:rsid w:val="00BC339F"/>
    <w:rsid w:val="00BC40AE"/>
    <w:rsid w:val="00BC45ED"/>
    <w:rsid w:val="00BC4EDC"/>
    <w:rsid w:val="00BC5C7E"/>
    <w:rsid w:val="00BC5D99"/>
    <w:rsid w:val="00BC5E2D"/>
    <w:rsid w:val="00BC6161"/>
    <w:rsid w:val="00BC6582"/>
    <w:rsid w:val="00BC68BE"/>
    <w:rsid w:val="00BC6B8A"/>
    <w:rsid w:val="00BC6D55"/>
    <w:rsid w:val="00BC6D70"/>
    <w:rsid w:val="00BC7081"/>
    <w:rsid w:val="00BC7107"/>
    <w:rsid w:val="00BC77AA"/>
    <w:rsid w:val="00BC7BA6"/>
    <w:rsid w:val="00BC7ECE"/>
    <w:rsid w:val="00BD01F2"/>
    <w:rsid w:val="00BD0A44"/>
    <w:rsid w:val="00BD1389"/>
    <w:rsid w:val="00BD139F"/>
    <w:rsid w:val="00BD13A8"/>
    <w:rsid w:val="00BD17C2"/>
    <w:rsid w:val="00BD1D47"/>
    <w:rsid w:val="00BD23D6"/>
    <w:rsid w:val="00BD2434"/>
    <w:rsid w:val="00BD2515"/>
    <w:rsid w:val="00BD284F"/>
    <w:rsid w:val="00BD2E0A"/>
    <w:rsid w:val="00BD315D"/>
    <w:rsid w:val="00BD3171"/>
    <w:rsid w:val="00BD363C"/>
    <w:rsid w:val="00BD3EBE"/>
    <w:rsid w:val="00BD4199"/>
    <w:rsid w:val="00BD4346"/>
    <w:rsid w:val="00BD43D4"/>
    <w:rsid w:val="00BD4472"/>
    <w:rsid w:val="00BD4791"/>
    <w:rsid w:val="00BD4889"/>
    <w:rsid w:val="00BD4CF0"/>
    <w:rsid w:val="00BD56AD"/>
    <w:rsid w:val="00BD598C"/>
    <w:rsid w:val="00BD5B53"/>
    <w:rsid w:val="00BD5F78"/>
    <w:rsid w:val="00BD5FF1"/>
    <w:rsid w:val="00BD6284"/>
    <w:rsid w:val="00BD6837"/>
    <w:rsid w:val="00BD6CC8"/>
    <w:rsid w:val="00BD6DBA"/>
    <w:rsid w:val="00BD73ED"/>
    <w:rsid w:val="00BD74A3"/>
    <w:rsid w:val="00BD7579"/>
    <w:rsid w:val="00BD76B9"/>
    <w:rsid w:val="00BD7E0E"/>
    <w:rsid w:val="00BD7F7A"/>
    <w:rsid w:val="00BE0839"/>
    <w:rsid w:val="00BE0B83"/>
    <w:rsid w:val="00BE0BB5"/>
    <w:rsid w:val="00BE11B6"/>
    <w:rsid w:val="00BE18C6"/>
    <w:rsid w:val="00BE1B46"/>
    <w:rsid w:val="00BE1DFE"/>
    <w:rsid w:val="00BE2687"/>
    <w:rsid w:val="00BE26E5"/>
    <w:rsid w:val="00BE2A84"/>
    <w:rsid w:val="00BE2C19"/>
    <w:rsid w:val="00BE2E64"/>
    <w:rsid w:val="00BE2F12"/>
    <w:rsid w:val="00BE2F5A"/>
    <w:rsid w:val="00BE338E"/>
    <w:rsid w:val="00BE3791"/>
    <w:rsid w:val="00BE3940"/>
    <w:rsid w:val="00BE3A57"/>
    <w:rsid w:val="00BE3CAB"/>
    <w:rsid w:val="00BE3DC0"/>
    <w:rsid w:val="00BE4015"/>
    <w:rsid w:val="00BE42FF"/>
    <w:rsid w:val="00BE44CC"/>
    <w:rsid w:val="00BE45CC"/>
    <w:rsid w:val="00BE4A49"/>
    <w:rsid w:val="00BE4D76"/>
    <w:rsid w:val="00BE570D"/>
    <w:rsid w:val="00BE580A"/>
    <w:rsid w:val="00BE5BDC"/>
    <w:rsid w:val="00BE62D4"/>
    <w:rsid w:val="00BE657D"/>
    <w:rsid w:val="00BE69E9"/>
    <w:rsid w:val="00BE6BDD"/>
    <w:rsid w:val="00BE6CAB"/>
    <w:rsid w:val="00BE6DCB"/>
    <w:rsid w:val="00BE72A3"/>
    <w:rsid w:val="00BE7534"/>
    <w:rsid w:val="00BE7673"/>
    <w:rsid w:val="00BE7803"/>
    <w:rsid w:val="00BE789B"/>
    <w:rsid w:val="00BE7A6F"/>
    <w:rsid w:val="00BE7E48"/>
    <w:rsid w:val="00BF0EA0"/>
    <w:rsid w:val="00BF0EE0"/>
    <w:rsid w:val="00BF0FBC"/>
    <w:rsid w:val="00BF121F"/>
    <w:rsid w:val="00BF138D"/>
    <w:rsid w:val="00BF14A1"/>
    <w:rsid w:val="00BF22E1"/>
    <w:rsid w:val="00BF22E9"/>
    <w:rsid w:val="00BF24F9"/>
    <w:rsid w:val="00BF2901"/>
    <w:rsid w:val="00BF322F"/>
    <w:rsid w:val="00BF3B4C"/>
    <w:rsid w:val="00BF3DF0"/>
    <w:rsid w:val="00BF4065"/>
    <w:rsid w:val="00BF4847"/>
    <w:rsid w:val="00BF50F1"/>
    <w:rsid w:val="00BF5CC0"/>
    <w:rsid w:val="00BF5F54"/>
    <w:rsid w:val="00BF64D3"/>
    <w:rsid w:val="00BF6CC6"/>
    <w:rsid w:val="00BF6FDA"/>
    <w:rsid w:val="00BF7242"/>
    <w:rsid w:val="00BF7B4D"/>
    <w:rsid w:val="00BF7E06"/>
    <w:rsid w:val="00C0020D"/>
    <w:rsid w:val="00C003B3"/>
    <w:rsid w:val="00C00B19"/>
    <w:rsid w:val="00C00B8A"/>
    <w:rsid w:val="00C00F55"/>
    <w:rsid w:val="00C015C7"/>
    <w:rsid w:val="00C01C39"/>
    <w:rsid w:val="00C023A3"/>
    <w:rsid w:val="00C027CF"/>
    <w:rsid w:val="00C02BC6"/>
    <w:rsid w:val="00C03086"/>
    <w:rsid w:val="00C035F2"/>
    <w:rsid w:val="00C03813"/>
    <w:rsid w:val="00C03957"/>
    <w:rsid w:val="00C03C41"/>
    <w:rsid w:val="00C03E24"/>
    <w:rsid w:val="00C04736"/>
    <w:rsid w:val="00C049BF"/>
    <w:rsid w:val="00C04B7C"/>
    <w:rsid w:val="00C04FBF"/>
    <w:rsid w:val="00C05079"/>
    <w:rsid w:val="00C0523A"/>
    <w:rsid w:val="00C0569F"/>
    <w:rsid w:val="00C05983"/>
    <w:rsid w:val="00C059C8"/>
    <w:rsid w:val="00C05E6E"/>
    <w:rsid w:val="00C0699E"/>
    <w:rsid w:val="00C06E8A"/>
    <w:rsid w:val="00C07891"/>
    <w:rsid w:val="00C079D5"/>
    <w:rsid w:val="00C07CB0"/>
    <w:rsid w:val="00C07D50"/>
    <w:rsid w:val="00C07FF1"/>
    <w:rsid w:val="00C102DF"/>
    <w:rsid w:val="00C1094E"/>
    <w:rsid w:val="00C111E0"/>
    <w:rsid w:val="00C11223"/>
    <w:rsid w:val="00C112AD"/>
    <w:rsid w:val="00C1170C"/>
    <w:rsid w:val="00C11972"/>
    <w:rsid w:val="00C11CB1"/>
    <w:rsid w:val="00C11F43"/>
    <w:rsid w:val="00C1219C"/>
    <w:rsid w:val="00C1250D"/>
    <w:rsid w:val="00C12BCF"/>
    <w:rsid w:val="00C12CEE"/>
    <w:rsid w:val="00C12EAF"/>
    <w:rsid w:val="00C13429"/>
    <w:rsid w:val="00C13A36"/>
    <w:rsid w:val="00C13CAC"/>
    <w:rsid w:val="00C13E73"/>
    <w:rsid w:val="00C141A5"/>
    <w:rsid w:val="00C146CF"/>
    <w:rsid w:val="00C14EC0"/>
    <w:rsid w:val="00C1521F"/>
    <w:rsid w:val="00C155CA"/>
    <w:rsid w:val="00C1578F"/>
    <w:rsid w:val="00C15C31"/>
    <w:rsid w:val="00C16224"/>
    <w:rsid w:val="00C16A94"/>
    <w:rsid w:val="00C17067"/>
    <w:rsid w:val="00C17223"/>
    <w:rsid w:val="00C17461"/>
    <w:rsid w:val="00C178D0"/>
    <w:rsid w:val="00C179F8"/>
    <w:rsid w:val="00C17C5C"/>
    <w:rsid w:val="00C205F7"/>
    <w:rsid w:val="00C206C7"/>
    <w:rsid w:val="00C2088E"/>
    <w:rsid w:val="00C20B81"/>
    <w:rsid w:val="00C21236"/>
    <w:rsid w:val="00C217D2"/>
    <w:rsid w:val="00C218C1"/>
    <w:rsid w:val="00C21D3B"/>
    <w:rsid w:val="00C2262F"/>
    <w:rsid w:val="00C2277A"/>
    <w:rsid w:val="00C22A54"/>
    <w:rsid w:val="00C22AB5"/>
    <w:rsid w:val="00C22DBA"/>
    <w:rsid w:val="00C23346"/>
    <w:rsid w:val="00C23485"/>
    <w:rsid w:val="00C23772"/>
    <w:rsid w:val="00C23917"/>
    <w:rsid w:val="00C24219"/>
    <w:rsid w:val="00C2476E"/>
    <w:rsid w:val="00C24A50"/>
    <w:rsid w:val="00C24D6A"/>
    <w:rsid w:val="00C25590"/>
    <w:rsid w:val="00C257BA"/>
    <w:rsid w:val="00C259D0"/>
    <w:rsid w:val="00C26377"/>
    <w:rsid w:val="00C265C8"/>
    <w:rsid w:val="00C2676A"/>
    <w:rsid w:val="00C26A49"/>
    <w:rsid w:val="00C26B92"/>
    <w:rsid w:val="00C275FE"/>
    <w:rsid w:val="00C2786A"/>
    <w:rsid w:val="00C2792C"/>
    <w:rsid w:val="00C27C49"/>
    <w:rsid w:val="00C27D80"/>
    <w:rsid w:val="00C30017"/>
    <w:rsid w:val="00C30357"/>
    <w:rsid w:val="00C30593"/>
    <w:rsid w:val="00C30784"/>
    <w:rsid w:val="00C3081B"/>
    <w:rsid w:val="00C308AC"/>
    <w:rsid w:val="00C3105D"/>
    <w:rsid w:val="00C31300"/>
    <w:rsid w:val="00C31522"/>
    <w:rsid w:val="00C316BD"/>
    <w:rsid w:val="00C31798"/>
    <w:rsid w:val="00C318FA"/>
    <w:rsid w:val="00C31FC2"/>
    <w:rsid w:val="00C32030"/>
    <w:rsid w:val="00C322E5"/>
    <w:rsid w:val="00C32490"/>
    <w:rsid w:val="00C32993"/>
    <w:rsid w:val="00C329BA"/>
    <w:rsid w:val="00C32C2A"/>
    <w:rsid w:val="00C33161"/>
    <w:rsid w:val="00C331B5"/>
    <w:rsid w:val="00C33613"/>
    <w:rsid w:val="00C33AE3"/>
    <w:rsid w:val="00C3439A"/>
    <w:rsid w:val="00C3461F"/>
    <w:rsid w:val="00C34AC7"/>
    <w:rsid w:val="00C34BA3"/>
    <w:rsid w:val="00C3507C"/>
    <w:rsid w:val="00C35181"/>
    <w:rsid w:val="00C355CF"/>
    <w:rsid w:val="00C3560F"/>
    <w:rsid w:val="00C35683"/>
    <w:rsid w:val="00C358EE"/>
    <w:rsid w:val="00C35ACF"/>
    <w:rsid w:val="00C35B8C"/>
    <w:rsid w:val="00C35BCD"/>
    <w:rsid w:val="00C365C6"/>
    <w:rsid w:val="00C366E6"/>
    <w:rsid w:val="00C367BD"/>
    <w:rsid w:val="00C36A93"/>
    <w:rsid w:val="00C36E65"/>
    <w:rsid w:val="00C37157"/>
    <w:rsid w:val="00C37445"/>
    <w:rsid w:val="00C375D1"/>
    <w:rsid w:val="00C3783A"/>
    <w:rsid w:val="00C37E82"/>
    <w:rsid w:val="00C40DA7"/>
    <w:rsid w:val="00C40DC8"/>
    <w:rsid w:val="00C414E2"/>
    <w:rsid w:val="00C417E8"/>
    <w:rsid w:val="00C41949"/>
    <w:rsid w:val="00C41B52"/>
    <w:rsid w:val="00C41C69"/>
    <w:rsid w:val="00C41EF8"/>
    <w:rsid w:val="00C42445"/>
    <w:rsid w:val="00C425F2"/>
    <w:rsid w:val="00C42EA9"/>
    <w:rsid w:val="00C43534"/>
    <w:rsid w:val="00C4376C"/>
    <w:rsid w:val="00C4393A"/>
    <w:rsid w:val="00C43995"/>
    <w:rsid w:val="00C43C0C"/>
    <w:rsid w:val="00C442E3"/>
    <w:rsid w:val="00C44412"/>
    <w:rsid w:val="00C44454"/>
    <w:rsid w:val="00C445B6"/>
    <w:rsid w:val="00C44869"/>
    <w:rsid w:val="00C44D30"/>
    <w:rsid w:val="00C44DBA"/>
    <w:rsid w:val="00C44E4A"/>
    <w:rsid w:val="00C44FB3"/>
    <w:rsid w:val="00C45779"/>
    <w:rsid w:val="00C459C3"/>
    <w:rsid w:val="00C47101"/>
    <w:rsid w:val="00C4780A"/>
    <w:rsid w:val="00C47A2C"/>
    <w:rsid w:val="00C50029"/>
    <w:rsid w:val="00C50547"/>
    <w:rsid w:val="00C505CA"/>
    <w:rsid w:val="00C505F0"/>
    <w:rsid w:val="00C50AFC"/>
    <w:rsid w:val="00C50B83"/>
    <w:rsid w:val="00C50CF1"/>
    <w:rsid w:val="00C517A8"/>
    <w:rsid w:val="00C5194B"/>
    <w:rsid w:val="00C51964"/>
    <w:rsid w:val="00C522F4"/>
    <w:rsid w:val="00C525B4"/>
    <w:rsid w:val="00C52839"/>
    <w:rsid w:val="00C52946"/>
    <w:rsid w:val="00C52FD0"/>
    <w:rsid w:val="00C52FD9"/>
    <w:rsid w:val="00C53428"/>
    <w:rsid w:val="00C53BFC"/>
    <w:rsid w:val="00C53DF0"/>
    <w:rsid w:val="00C54089"/>
    <w:rsid w:val="00C541AE"/>
    <w:rsid w:val="00C54469"/>
    <w:rsid w:val="00C5468C"/>
    <w:rsid w:val="00C54D59"/>
    <w:rsid w:val="00C555EF"/>
    <w:rsid w:val="00C55BBB"/>
    <w:rsid w:val="00C55E83"/>
    <w:rsid w:val="00C56010"/>
    <w:rsid w:val="00C5603E"/>
    <w:rsid w:val="00C567A5"/>
    <w:rsid w:val="00C56BA1"/>
    <w:rsid w:val="00C56DD8"/>
    <w:rsid w:val="00C57399"/>
    <w:rsid w:val="00C574A4"/>
    <w:rsid w:val="00C5779F"/>
    <w:rsid w:val="00C57FC8"/>
    <w:rsid w:val="00C60276"/>
    <w:rsid w:val="00C60598"/>
    <w:rsid w:val="00C6080F"/>
    <w:rsid w:val="00C60B87"/>
    <w:rsid w:val="00C61280"/>
    <w:rsid w:val="00C613D4"/>
    <w:rsid w:val="00C61728"/>
    <w:rsid w:val="00C6183A"/>
    <w:rsid w:val="00C62075"/>
    <w:rsid w:val="00C6214C"/>
    <w:rsid w:val="00C621D2"/>
    <w:rsid w:val="00C62411"/>
    <w:rsid w:val="00C6261B"/>
    <w:rsid w:val="00C62670"/>
    <w:rsid w:val="00C6279E"/>
    <w:rsid w:val="00C62A43"/>
    <w:rsid w:val="00C62D06"/>
    <w:rsid w:val="00C62DF5"/>
    <w:rsid w:val="00C631AE"/>
    <w:rsid w:val="00C631BF"/>
    <w:rsid w:val="00C632CC"/>
    <w:rsid w:val="00C632FB"/>
    <w:rsid w:val="00C63785"/>
    <w:rsid w:val="00C638DC"/>
    <w:rsid w:val="00C63A55"/>
    <w:rsid w:val="00C63B0E"/>
    <w:rsid w:val="00C63BD0"/>
    <w:rsid w:val="00C641D1"/>
    <w:rsid w:val="00C642D5"/>
    <w:rsid w:val="00C64A71"/>
    <w:rsid w:val="00C64CCB"/>
    <w:rsid w:val="00C64D3A"/>
    <w:rsid w:val="00C64F46"/>
    <w:rsid w:val="00C6509A"/>
    <w:rsid w:val="00C65114"/>
    <w:rsid w:val="00C65514"/>
    <w:rsid w:val="00C65681"/>
    <w:rsid w:val="00C65824"/>
    <w:rsid w:val="00C6598B"/>
    <w:rsid w:val="00C659E7"/>
    <w:rsid w:val="00C65E37"/>
    <w:rsid w:val="00C65F8B"/>
    <w:rsid w:val="00C66516"/>
    <w:rsid w:val="00C66A0E"/>
    <w:rsid w:val="00C66AAE"/>
    <w:rsid w:val="00C66C74"/>
    <w:rsid w:val="00C66D6D"/>
    <w:rsid w:val="00C66D8A"/>
    <w:rsid w:val="00C67601"/>
    <w:rsid w:val="00C67962"/>
    <w:rsid w:val="00C70749"/>
    <w:rsid w:val="00C708B9"/>
    <w:rsid w:val="00C70A82"/>
    <w:rsid w:val="00C70F9A"/>
    <w:rsid w:val="00C710A9"/>
    <w:rsid w:val="00C71279"/>
    <w:rsid w:val="00C71DD5"/>
    <w:rsid w:val="00C71E78"/>
    <w:rsid w:val="00C722BB"/>
    <w:rsid w:val="00C72420"/>
    <w:rsid w:val="00C7273B"/>
    <w:rsid w:val="00C727AA"/>
    <w:rsid w:val="00C72FA0"/>
    <w:rsid w:val="00C737EF"/>
    <w:rsid w:val="00C73848"/>
    <w:rsid w:val="00C7399C"/>
    <w:rsid w:val="00C73B46"/>
    <w:rsid w:val="00C74177"/>
    <w:rsid w:val="00C744A4"/>
    <w:rsid w:val="00C7532D"/>
    <w:rsid w:val="00C754F6"/>
    <w:rsid w:val="00C75525"/>
    <w:rsid w:val="00C7559A"/>
    <w:rsid w:val="00C7574D"/>
    <w:rsid w:val="00C75897"/>
    <w:rsid w:val="00C75C55"/>
    <w:rsid w:val="00C75D33"/>
    <w:rsid w:val="00C75DCA"/>
    <w:rsid w:val="00C7604E"/>
    <w:rsid w:val="00C760FF"/>
    <w:rsid w:val="00C762F0"/>
    <w:rsid w:val="00C763EA"/>
    <w:rsid w:val="00C76A16"/>
    <w:rsid w:val="00C76F22"/>
    <w:rsid w:val="00C775DE"/>
    <w:rsid w:val="00C776D6"/>
    <w:rsid w:val="00C77EC0"/>
    <w:rsid w:val="00C80599"/>
    <w:rsid w:val="00C806E6"/>
    <w:rsid w:val="00C80772"/>
    <w:rsid w:val="00C810B5"/>
    <w:rsid w:val="00C81895"/>
    <w:rsid w:val="00C81902"/>
    <w:rsid w:val="00C81B9D"/>
    <w:rsid w:val="00C8273D"/>
    <w:rsid w:val="00C82858"/>
    <w:rsid w:val="00C82BAC"/>
    <w:rsid w:val="00C83486"/>
    <w:rsid w:val="00C83627"/>
    <w:rsid w:val="00C83940"/>
    <w:rsid w:val="00C83A3C"/>
    <w:rsid w:val="00C83AF7"/>
    <w:rsid w:val="00C8406C"/>
    <w:rsid w:val="00C84085"/>
    <w:rsid w:val="00C8430C"/>
    <w:rsid w:val="00C85277"/>
    <w:rsid w:val="00C85A8E"/>
    <w:rsid w:val="00C85F3E"/>
    <w:rsid w:val="00C8613E"/>
    <w:rsid w:val="00C86268"/>
    <w:rsid w:val="00C8630C"/>
    <w:rsid w:val="00C86AAE"/>
    <w:rsid w:val="00C86B37"/>
    <w:rsid w:val="00C86DD4"/>
    <w:rsid w:val="00C86E06"/>
    <w:rsid w:val="00C86E67"/>
    <w:rsid w:val="00C872C6"/>
    <w:rsid w:val="00C873A3"/>
    <w:rsid w:val="00C874A0"/>
    <w:rsid w:val="00C8777A"/>
    <w:rsid w:val="00C87C06"/>
    <w:rsid w:val="00C9011B"/>
    <w:rsid w:val="00C90361"/>
    <w:rsid w:val="00C90943"/>
    <w:rsid w:val="00C910CE"/>
    <w:rsid w:val="00C91163"/>
    <w:rsid w:val="00C9123D"/>
    <w:rsid w:val="00C913C9"/>
    <w:rsid w:val="00C91757"/>
    <w:rsid w:val="00C9178E"/>
    <w:rsid w:val="00C91CB9"/>
    <w:rsid w:val="00C9257C"/>
    <w:rsid w:val="00C92769"/>
    <w:rsid w:val="00C92D42"/>
    <w:rsid w:val="00C92D77"/>
    <w:rsid w:val="00C92EC1"/>
    <w:rsid w:val="00C9334F"/>
    <w:rsid w:val="00C93815"/>
    <w:rsid w:val="00C939A8"/>
    <w:rsid w:val="00C93B41"/>
    <w:rsid w:val="00C93CEE"/>
    <w:rsid w:val="00C93DF3"/>
    <w:rsid w:val="00C93F38"/>
    <w:rsid w:val="00C94246"/>
    <w:rsid w:val="00C94467"/>
    <w:rsid w:val="00C94C18"/>
    <w:rsid w:val="00C94FED"/>
    <w:rsid w:val="00C95326"/>
    <w:rsid w:val="00C95472"/>
    <w:rsid w:val="00C95785"/>
    <w:rsid w:val="00C95CFC"/>
    <w:rsid w:val="00C95FD0"/>
    <w:rsid w:val="00C96858"/>
    <w:rsid w:val="00C96F85"/>
    <w:rsid w:val="00C97117"/>
    <w:rsid w:val="00C9714C"/>
    <w:rsid w:val="00C97496"/>
    <w:rsid w:val="00C97D9D"/>
    <w:rsid w:val="00C97E7E"/>
    <w:rsid w:val="00C97E87"/>
    <w:rsid w:val="00CA01A9"/>
    <w:rsid w:val="00CA01CF"/>
    <w:rsid w:val="00CA0324"/>
    <w:rsid w:val="00CA0745"/>
    <w:rsid w:val="00CA0985"/>
    <w:rsid w:val="00CA1143"/>
    <w:rsid w:val="00CA16A5"/>
    <w:rsid w:val="00CA172A"/>
    <w:rsid w:val="00CA17D3"/>
    <w:rsid w:val="00CA1FED"/>
    <w:rsid w:val="00CA2BEE"/>
    <w:rsid w:val="00CA378E"/>
    <w:rsid w:val="00CA3AC8"/>
    <w:rsid w:val="00CA4204"/>
    <w:rsid w:val="00CA4478"/>
    <w:rsid w:val="00CA44BD"/>
    <w:rsid w:val="00CA453A"/>
    <w:rsid w:val="00CA46E6"/>
    <w:rsid w:val="00CA4DA3"/>
    <w:rsid w:val="00CA4DF7"/>
    <w:rsid w:val="00CA50C8"/>
    <w:rsid w:val="00CA53C2"/>
    <w:rsid w:val="00CA5475"/>
    <w:rsid w:val="00CA5A3E"/>
    <w:rsid w:val="00CA62BF"/>
    <w:rsid w:val="00CA6340"/>
    <w:rsid w:val="00CA63BA"/>
    <w:rsid w:val="00CA6E6E"/>
    <w:rsid w:val="00CA6EA6"/>
    <w:rsid w:val="00CA702C"/>
    <w:rsid w:val="00CA71EC"/>
    <w:rsid w:val="00CA7293"/>
    <w:rsid w:val="00CA78C3"/>
    <w:rsid w:val="00CA7AD4"/>
    <w:rsid w:val="00CA7B3B"/>
    <w:rsid w:val="00CA7B7B"/>
    <w:rsid w:val="00CB006D"/>
    <w:rsid w:val="00CB0B93"/>
    <w:rsid w:val="00CB11B0"/>
    <w:rsid w:val="00CB1477"/>
    <w:rsid w:val="00CB1647"/>
    <w:rsid w:val="00CB214B"/>
    <w:rsid w:val="00CB2289"/>
    <w:rsid w:val="00CB25AD"/>
    <w:rsid w:val="00CB2859"/>
    <w:rsid w:val="00CB2DD3"/>
    <w:rsid w:val="00CB2E2D"/>
    <w:rsid w:val="00CB2EB0"/>
    <w:rsid w:val="00CB3487"/>
    <w:rsid w:val="00CB35B6"/>
    <w:rsid w:val="00CB3875"/>
    <w:rsid w:val="00CB3A97"/>
    <w:rsid w:val="00CB4842"/>
    <w:rsid w:val="00CB49B8"/>
    <w:rsid w:val="00CB4D11"/>
    <w:rsid w:val="00CB5090"/>
    <w:rsid w:val="00CB511F"/>
    <w:rsid w:val="00CB54ED"/>
    <w:rsid w:val="00CB644E"/>
    <w:rsid w:val="00CB6930"/>
    <w:rsid w:val="00CB6F70"/>
    <w:rsid w:val="00CB7838"/>
    <w:rsid w:val="00CB784D"/>
    <w:rsid w:val="00CB7C67"/>
    <w:rsid w:val="00CB7E41"/>
    <w:rsid w:val="00CB7EA6"/>
    <w:rsid w:val="00CC017B"/>
    <w:rsid w:val="00CC08CC"/>
    <w:rsid w:val="00CC0965"/>
    <w:rsid w:val="00CC0C43"/>
    <w:rsid w:val="00CC0C62"/>
    <w:rsid w:val="00CC10D9"/>
    <w:rsid w:val="00CC12AA"/>
    <w:rsid w:val="00CC1309"/>
    <w:rsid w:val="00CC1A95"/>
    <w:rsid w:val="00CC1B71"/>
    <w:rsid w:val="00CC1C38"/>
    <w:rsid w:val="00CC1FE4"/>
    <w:rsid w:val="00CC2F1E"/>
    <w:rsid w:val="00CC2F67"/>
    <w:rsid w:val="00CC31B1"/>
    <w:rsid w:val="00CC31D4"/>
    <w:rsid w:val="00CC31DB"/>
    <w:rsid w:val="00CC3B02"/>
    <w:rsid w:val="00CC41DF"/>
    <w:rsid w:val="00CC4353"/>
    <w:rsid w:val="00CC4457"/>
    <w:rsid w:val="00CC448C"/>
    <w:rsid w:val="00CC46E2"/>
    <w:rsid w:val="00CC4C97"/>
    <w:rsid w:val="00CC5057"/>
    <w:rsid w:val="00CC5292"/>
    <w:rsid w:val="00CC5689"/>
    <w:rsid w:val="00CC59FD"/>
    <w:rsid w:val="00CC5ADC"/>
    <w:rsid w:val="00CC620A"/>
    <w:rsid w:val="00CC627F"/>
    <w:rsid w:val="00CC6913"/>
    <w:rsid w:val="00CC6CDA"/>
    <w:rsid w:val="00CC7218"/>
    <w:rsid w:val="00CC744E"/>
    <w:rsid w:val="00CC748A"/>
    <w:rsid w:val="00CC754C"/>
    <w:rsid w:val="00CC75B5"/>
    <w:rsid w:val="00CC788D"/>
    <w:rsid w:val="00CC78E1"/>
    <w:rsid w:val="00CC7AED"/>
    <w:rsid w:val="00CD047F"/>
    <w:rsid w:val="00CD04D9"/>
    <w:rsid w:val="00CD0741"/>
    <w:rsid w:val="00CD08D3"/>
    <w:rsid w:val="00CD1901"/>
    <w:rsid w:val="00CD1A61"/>
    <w:rsid w:val="00CD1A64"/>
    <w:rsid w:val="00CD1E39"/>
    <w:rsid w:val="00CD2A9D"/>
    <w:rsid w:val="00CD2DA0"/>
    <w:rsid w:val="00CD2DEE"/>
    <w:rsid w:val="00CD3128"/>
    <w:rsid w:val="00CD344E"/>
    <w:rsid w:val="00CD34D0"/>
    <w:rsid w:val="00CD3F74"/>
    <w:rsid w:val="00CD4374"/>
    <w:rsid w:val="00CD4D72"/>
    <w:rsid w:val="00CD4DB6"/>
    <w:rsid w:val="00CD4E99"/>
    <w:rsid w:val="00CD5177"/>
    <w:rsid w:val="00CD58E8"/>
    <w:rsid w:val="00CD59D3"/>
    <w:rsid w:val="00CD5DBE"/>
    <w:rsid w:val="00CD62E9"/>
    <w:rsid w:val="00CD6A3D"/>
    <w:rsid w:val="00CD6A5F"/>
    <w:rsid w:val="00CD6C97"/>
    <w:rsid w:val="00CD7454"/>
    <w:rsid w:val="00CD753D"/>
    <w:rsid w:val="00CD7A43"/>
    <w:rsid w:val="00CD7AA6"/>
    <w:rsid w:val="00CE041E"/>
    <w:rsid w:val="00CE0786"/>
    <w:rsid w:val="00CE0C5C"/>
    <w:rsid w:val="00CE0F4F"/>
    <w:rsid w:val="00CE1325"/>
    <w:rsid w:val="00CE15B1"/>
    <w:rsid w:val="00CE187D"/>
    <w:rsid w:val="00CE1A20"/>
    <w:rsid w:val="00CE1D11"/>
    <w:rsid w:val="00CE1E53"/>
    <w:rsid w:val="00CE1E60"/>
    <w:rsid w:val="00CE1FDE"/>
    <w:rsid w:val="00CE21D3"/>
    <w:rsid w:val="00CE24F7"/>
    <w:rsid w:val="00CE25D8"/>
    <w:rsid w:val="00CE2BC2"/>
    <w:rsid w:val="00CE2DC2"/>
    <w:rsid w:val="00CE311A"/>
    <w:rsid w:val="00CE32E9"/>
    <w:rsid w:val="00CE3778"/>
    <w:rsid w:val="00CE3DB4"/>
    <w:rsid w:val="00CE40FB"/>
    <w:rsid w:val="00CE42CF"/>
    <w:rsid w:val="00CE4568"/>
    <w:rsid w:val="00CE45FB"/>
    <w:rsid w:val="00CE480C"/>
    <w:rsid w:val="00CE4BAE"/>
    <w:rsid w:val="00CE5A43"/>
    <w:rsid w:val="00CE5E12"/>
    <w:rsid w:val="00CE6005"/>
    <w:rsid w:val="00CE63EB"/>
    <w:rsid w:val="00CE653F"/>
    <w:rsid w:val="00CE6632"/>
    <w:rsid w:val="00CE66C4"/>
    <w:rsid w:val="00CE66CE"/>
    <w:rsid w:val="00CE682D"/>
    <w:rsid w:val="00CE6C90"/>
    <w:rsid w:val="00CE7117"/>
    <w:rsid w:val="00CE79A1"/>
    <w:rsid w:val="00CE7B39"/>
    <w:rsid w:val="00CF0357"/>
    <w:rsid w:val="00CF03CF"/>
    <w:rsid w:val="00CF03F4"/>
    <w:rsid w:val="00CF0974"/>
    <w:rsid w:val="00CF0B6C"/>
    <w:rsid w:val="00CF1223"/>
    <w:rsid w:val="00CF1469"/>
    <w:rsid w:val="00CF1488"/>
    <w:rsid w:val="00CF1493"/>
    <w:rsid w:val="00CF172B"/>
    <w:rsid w:val="00CF1AE2"/>
    <w:rsid w:val="00CF202B"/>
    <w:rsid w:val="00CF214B"/>
    <w:rsid w:val="00CF244E"/>
    <w:rsid w:val="00CF2594"/>
    <w:rsid w:val="00CF277A"/>
    <w:rsid w:val="00CF3179"/>
    <w:rsid w:val="00CF3772"/>
    <w:rsid w:val="00CF3DE7"/>
    <w:rsid w:val="00CF3F0E"/>
    <w:rsid w:val="00CF4487"/>
    <w:rsid w:val="00CF44CD"/>
    <w:rsid w:val="00CF4A14"/>
    <w:rsid w:val="00CF4B1F"/>
    <w:rsid w:val="00CF4B5D"/>
    <w:rsid w:val="00CF4C8B"/>
    <w:rsid w:val="00CF5252"/>
    <w:rsid w:val="00CF543C"/>
    <w:rsid w:val="00CF5695"/>
    <w:rsid w:val="00CF572C"/>
    <w:rsid w:val="00CF5932"/>
    <w:rsid w:val="00CF5C8B"/>
    <w:rsid w:val="00CF6285"/>
    <w:rsid w:val="00CF6B0A"/>
    <w:rsid w:val="00CF6B6D"/>
    <w:rsid w:val="00CF6C40"/>
    <w:rsid w:val="00CF6E5B"/>
    <w:rsid w:val="00CF703D"/>
    <w:rsid w:val="00CF70A1"/>
    <w:rsid w:val="00CF72D9"/>
    <w:rsid w:val="00CF7E3D"/>
    <w:rsid w:val="00D00482"/>
    <w:rsid w:val="00D00511"/>
    <w:rsid w:val="00D00635"/>
    <w:rsid w:val="00D00C02"/>
    <w:rsid w:val="00D00C32"/>
    <w:rsid w:val="00D00F9D"/>
    <w:rsid w:val="00D01281"/>
    <w:rsid w:val="00D01609"/>
    <w:rsid w:val="00D01A9B"/>
    <w:rsid w:val="00D01B3A"/>
    <w:rsid w:val="00D01D8A"/>
    <w:rsid w:val="00D01EE3"/>
    <w:rsid w:val="00D02531"/>
    <w:rsid w:val="00D026B1"/>
    <w:rsid w:val="00D026DA"/>
    <w:rsid w:val="00D02B5A"/>
    <w:rsid w:val="00D03419"/>
    <w:rsid w:val="00D03564"/>
    <w:rsid w:val="00D037AA"/>
    <w:rsid w:val="00D03AC5"/>
    <w:rsid w:val="00D03C09"/>
    <w:rsid w:val="00D03DAF"/>
    <w:rsid w:val="00D04331"/>
    <w:rsid w:val="00D043F6"/>
    <w:rsid w:val="00D04658"/>
    <w:rsid w:val="00D04742"/>
    <w:rsid w:val="00D048A5"/>
    <w:rsid w:val="00D049A8"/>
    <w:rsid w:val="00D049CF"/>
    <w:rsid w:val="00D051FB"/>
    <w:rsid w:val="00D0578C"/>
    <w:rsid w:val="00D05BF2"/>
    <w:rsid w:val="00D05C6B"/>
    <w:rsid w:val="00D05E14"/>
    <w:rsid w:val="00D06068"/>
    <w:rsid w:val="00D06331"/>
    <w:rsid w:val="00D06D03"/>
    <w:rsid w:val="00D0723B"/>
    <w:rsid w:val="00D072B1"/>
    <w:rsid w:val="00D074C8"/>
    <w:rsid w:val="00D100C4"/>
    <w:rsid w:val="00D102F9"/>
    <w:rsid w:val="00D109B5"/>
    <w:rsid w:val="00D10A88"/>
    <w:rsid w:val="00D10CEA"/>
    <w:rsid w:val="00D10D5B"/>
    <w:rsid w:val="00D111AC"/>
    <w:rsid w:val="00D1180E"/>
    <w:rsid w:val="00D11DFF"/>
    <w:rsid w:val="00D11E43"/>
    <w:rsid w:val="00D11E82"/>
    <w:rsid w:val="00D121D7"/>
    <w:rsid w:val="00D122B4"/>
    <w:rsid w:val="00D129D8"/>
    <w:rsid w:val="00D12D53"/>
    <w:rsid w:val="00D12DBC"/>
    <w:rsid w:val="00D12E34"/>
    <w:rsid w:val="00D13261"/>
    <w:rsid w:val="00D13B6F"/>
    <w:rsid w:val="00D13DD5"/>
    <w:rsid w:val="00D13FEC"/>
    <w:rsid w:val="00D1402F"/>
    <w:rsid w:val="00D1479B"/>
    <w:rsid w:val="00D151DF"/>
    <w:rsid w:val="00D15686"/>
    <w:rsid w:val="00D15A2A"/>
    <w:rsid w:val="00D16152"/>
    <w:rsid w:val="00D1639C"/>
    <w:rsid w:val="00D163B6"/>
    <w:rsid w:val="00D16588"/>
    <w:rsid w:val="00D16BB8"/>
    <w:rsid w:val="00D170DC"/>
    <w:rsid w:val="00D17250"/>
    <w:rsid w:val="00D174D0"/>
    <w:rsid w:val="00D17654"/>
    <w:rsid w:val="00D17A71"/>
    <w:rsid w:val="00D17B46"/>
    <w:rsid w:val="00D17C6A"/>
    <w:rsid w:val="00D20467"/>
    <w:rsid w:val="00D2054B"/>
    <w:rsid w:val="00D2058C"/>
    <w:rsid w:val="00D206CA"/>
    <w:rsid w:val="00D20B69"/>
    <w:rsid w:val="00D20D5A"/>
    <w:rsid w:val="00D20D78"/>
    <w:rsid w:val="00D21BBF"/>
    <w:rsid w:val="00D21F77"/>
    <w:rsid w:val="00D22476"/>
    <w:rsid w:val="00D22713"/>
    <w:rsid w:val="00D22B12"/>
    <w:rsid w:val="00D22D41"/>
    <w:rsid w:val="00D22D5C"/>
    <w:rsid w:val="00D23255"/>
    <w:rsid w:val="00D233E9"/>
    <w:rsid w:val="00D23BF2"/>
    <w:rsid w:val="00D24048"/>
    <w:rsid w:val="00D242CA"/>
    <w:rsid w:val="00D243DB"/>
    <w:rsid w:val="00D24559"/>
    <w:rsid w:val="00D249E4"/>
    <w:rsid w:val="00D24B9F"/>
    <w:rsid w:val="00D24EAC"/>
    <w:rsid w:val="00D2605B"/>
    <w:rsid w:val="00D26215"/>
    <w:rsid w:val="00D27102"/>
    <w:rsid w:val="00D2744E"/>
    <w:rsid w:val="00D2765C"/>
    <w:rsid w:val="00D279A7"/>
    <w:rsid w:val="00D27FEE"/>
    <w:rsid w:val="00D30784"/>
    <w:rsid w:val="00D30893"/>
    <w:rsid w:val="00D30C37"/>
    <w:rsid w:val="00D31148"/>
    <w:rsid w:val="00D31867"/>
    <w:rsid w:val="00D31894"/>
    <w:rsid w:val="00D318D4"/>
    <w:rsid w:val="00D31AE3"/>
    <w:rsid w:val="00D33005"/>
    <w:rsid w:val="00D33474"/>
    <w:rsid w:val="00D33510"/>
    <w:rsid w:val="00D335F5"/>
    <w:rsid w:val="00D33931"/>
    <w:rsid w:val="00D33AD8"/>
    <w:rsid w:val="00D33FAA"/>
    <w:rsid w:val="00D34085"/>
    <w:rsid w:val="00D344C8"/>
    <w:rsid w:val="00D3459F"/>
    <w:rsid w:val="00D346E5"/>
    <w:rsid w:val="00D349FC"/>
    <w:rsid w:val="00D34F59"/>
    <w:rsid w:val="00D34FA3"/>
    <w:rsid w:val="00D354D8"/>
    <w:rsid w:val="00D35990"/>
    <w:rsid w:val="00D36237"/>
    <w:rsid w:val="00D36455"/>
    <w:rsid w:val="00D367E5"/>
    <w:rsid w:val="00D36A59"/>
    <w:rsid w:val="00D36D63"/>
    <w:rsid w:val="00D36D92"/>
    <w:rsid w:val="00D36DC4"/>
    <w:rsid w:val="00D404D6"/>
    <w:rsid w:val="00D40A74"/>
    <w:rsid w:val="00D40AD7"/>
    <w:rsid w:val="00D40B14"/>
    <w:rsid w:val="00D4139D"/>
    <w:rsid w:val="00D41AA6"/>
    <w:rsid w:val="00D41FB0"/>
    <w:rsid w:val="00D426E5"/>
    <w:rsid w:val="00D42B21"/>
    <w:rsid w:val="00D43215"/>
    <w:rsid w:val="00D434CD"/>
    <w:rsid w:val="00D43615"/>
    <w:rsid w:val="00D44314"/>
    <w:rsid w:val="00D447E0"/>
    <w:rsid w:val="00D44DF4"/>
    <w:rsid w:val="00D45303"/>
    <w:rsid w:val="00D45453"/>
    <w:rsid w:val="00D45D38"/>
    <w:rsid w:val="00D460CD"/>
    <w:rsid w:val="00D468E6"/>
    <w:rsid w:val="00D46CD3"/>
    <w:rsid w:val="00D47120"/>
    <w:rsid w:val="00D474F7"/>
    <w:rsid w:val="00D476F3"/>
    <w:rsid w:val="00D47B90"/>
    <w:rsid w:val="00D50547"/>
    <w:rsid w:val="00D50913"/>
    <w:rsid w:val="00D50A47"/>
    <w:rsid w:val="00D50AE6"/>
    <w:rsid w:val="00D50DD1"/>
    <w:rsid w:val="00D51187"/>
    <w:rsid w:val="00D514B3"/>
    <w:rsid w:val="00D516BA"/>
    <w:rsid w:val="00D521D6"/>
    <w:rsid w:val="00D5221E"/>
    <w:rsid w:val="00D52CE2"/>
    <w:rsid w:val="00D53096"/>
    <w:rsid w:val="00D53174"/>
    <w:rsid w:val="00D53445"/>
    <w:rsid w:val="00D5351C"/>
    <w:rsid w:val="00D535DA"/>
    <w:rsid w:val="00D538BE"/>
    <w:rsid w:val="00D542EA"/>
    <w:rsid w:val="00D545B0"/>
    <w:rsid w:val="00D547CB"/>
    <w:rsid w:val="00D548C2"/>
    <w:rsid w:val="00D54A10"/>
    <w:rsid w:val="00D54C93"/>
    <w:rsid w:val="00D55019"/>
    <w:rsid w:val="00D550A8"/>
    <w:rsid w:val="00D555EE"/>
    <w:rsid w:val="00D557EA"/>
    <w:rsid w:val="00D55832"/>
    <w:rsid w:val="00D558AB"/>
    <w:rsid w:val="00D55B73"/>
    <w:rsid w:val="00D55E88"/>
    <w:rsid w:val="00D55ED6"/>
    <w:rsid w:val="00D56094"/>
    <w:rsid w:val="00D5614B"/>
    <w:rsid w:val="00D56404"/>
    <w:rsid w:val="00D5647B"/>
    <w:rsid w:val="00D5696F"/>
    <w:rsid w:val="00D57125"/>
    <w:rsid w:val="00D571E8"/>
    <w:rsid w:val="00D57BC0"/>
    <w:rsid w:val="00D60518"/>
    <w:rsid w:val="00D612D6"/>
    <w:rsid w:val="00D614E3"/>
    <w:rsid w:val="00D61DFA"/>
    <w:rsid w:val="00D6232B"/>
    <w:rsid w:val="00D623B2"/>
    <w:rsid w:val="00D625C7"/>
    <w:rsid w:val="00D627F6"/>
    <w:rsid w:val="00D62F8F"/>
    <w:rsid w:val="00D63123"/>
    <w:rsid w:val="00D632B0"/>
    <w:rsid w:val="00D63AA9"/>
    <w:rsid w:val="00D63E22"/>
    <w:rsid w:val="00D64537"/>
    <w:rsid w:val="00D64770"/>
    <w:rsid w:val="00D65467"/>
    <w:rsid w:val="00D6556E"/>
    <w:rsid w:val="00D662FF"/>
    <w:rsid w:val="00D665CC"/>
    <w:rsid w:val="00D66796"/>
    <w:rsid w:val="00D667C0"/>
    <w:rsid w:val="00D66B26"/>
    <w:rsid w:val="00D66D48"/>
    <w:rsid w:val="00D67355"/>
    <w:rsid w:val="00D67530"/>
    <w:rsid w:val="00D67748"/>
    <w:rsid w:val="00D6796A"/>
    <w:rsid w:val="00D679F4"/>
    <w:rsid w:val="00D67BAA"/>
    <w:rsid w:val="00D67BE9"/>
    <w:rsid w:val="00D67D4B"/>
    <w:rsid w:val="00D703F5"/>
    <w:rsid w:val="00D70602"/>
    <w:rsid w:val="00D70F56"/>
    <w:rsid w:val="00D71874"/>
    <w:rsid w:val="00D71D07"/>
    <w:rsid w:val="00D7214B"/>
    <w:rsid w:val="00D724E4"/>
    <w:rsid w:val="00D72AFD"/>
    <w:rsid w:val="00D72E14"/>
    <w:rsid w:val="00D7328D"/>
    <w:rsid w:val="00D7345B"/>
    <w:rsid w:val="00D73B56"/>
    <w:rsid w:val="00D73BE7"/>
    <w:rsid w:val="00D73D67"/>
    <w:rsid w:val="00D74327"/>
    <w:rsid w:val="00D7439A"/>
    <w:rsid w:val="00D745BE"/>
    <w:rsid w:val="00D74D65"/>
    <w:rsid w:val="00D75028"/>
    <w:rsid w:val="00D7580D"/>
    <w:rsid w:val="00D75F39"/>
    <w:rsid w:val="00D76927"/>
    <w:rsid w:val="00D772E4"/>
    <w:rsid w:val="00D77591"/>
    <w:rsid w:val="00D7788F"/>
    <w:rsid w:val="00D77FAC"/>
    <w:rsid w:val="00D801F3"/>
    <w:rsid w:val="00D80A3E"/>
    <w:rsid w:val="00D80D1E"/>
    <w:rsid w:val="00D81527"/>
    <w:rsid w:val="00D816D5"/>
    <w:rsid w:val="00D818B9"/>
    <w:rsid w:val="00D819FD"/>
    <w:rsid w:val="00D81C40"/>
    <w:rsid w:val="00D81C8F"/>
    <w:rsid w:val="00D81F57"/>
    <w:rsid w:val="00D8231A"/>
    <w:rsid w:val="00D82333"/>
    <w:rsid w:val="00D823A5"/>
    <w:rsid w:val="00D823B0"/>
    <w:rsid w:val="00D826A6"/>
    <w:rsid w:val="00D827D6"/>
    <w:rsid w:val="00D82F4B"/>
    <w:rsid w:val="00D82F73"/>
    <w:rsid w:val="00D8308C"/>
    <w:rsid w:val="00D8364B"/>
    <w:rsid w:val="00D8407D"/>
    <w:rsid w:val="00D84142"/>
    <w:rsid w:val="00D844D6"/>
    <w:rsid w:val="00D84723"/>
    <w:rsid w:val="00D847C3"/>
    <w:rsid w:val="00D84F43"/>
    <w:rsid w:val="00D86070"/>
    <w:rsid w:val="00D862DA"/>
    <w:rsid w:val="00D8676C"/>
    <w:rsid w:val="00D86C9D"/>
    <w:rsid w:val="00D86DA8"/>
    <w:rsid w:val="00D86F40"/>
    <w:rsid w:val="00D87494"/>
    <w:rsid w:val="00D877A4"/>
    <w:rsid w:val="00D87AE2"/>
    <w:rsid w:val="00D87D26"/>
    <w:rsid w:val="00D903E3"/>
    <w:rsid w:val="00D9056A"/>
    <w:rsid w:val="00D9063B"/>
    <w:rsid w:val="00D9067E"/>
    <w:rsid w:val="00D90804"/>
    <w:rsid w:val="00D90D4D"/>
    <w:rsid w:val="00D90FED"/>
    <w:rsid w:val="00D9179A"/>
    <w:rsid w:val="00D919A0"/>
    <w:rsid w:val="00D91C21"/>
    <w:rsid w:val="00D920F0"/>
    <w:rsid w:val="00D9212C"/>
    <w:rsid w:val="00D924AD"/>
    <w:rsid w:val="00D9275A"/>
    <w:rsid w:val="00D928DE"/>
    <w:rsid w:val="00D92FB9"/>
    <w:rsid w:val="00D9322D"/>
    <w:rsid w:val="00D93349"/>
    <w:rsid w:val="00D93729"/>
    <w:rsid w:val="00D93C37"/>
    <w:rsid w:val="00D93CD7"/>
    <w:rsid w:val="00D93E87"/>
    <w:rsid w:val="00D93EAA"/>
    <w:rsid w:val="00D94BAC"/>
    <w:rsid w:val="00D95206"/>
    <w:rsid w:val="00D95262"/>
    <w:rsid w:val="00D95306"/>
    <w:rsid w:val="00D95311"/>
    <w:rsid w:val="00D953E7"/>
    <w:rsid w:val="00D963A5"/>
    <w:rsid w:val="00D963F2"/>
    <w:rsid w:val="00D972C9"/>
    <w:rsid w:val="00D9732E"/>
    <w:rsid w:val="00D976F4"/>
    <w:rsid w:val="00D9791F"/>
    <w:rsid w:val="00DA09F7"/>
    <w:rsid w:val="00DA0C24"/>
    <w:rsid w:val="00DA0E86"/>
    <w:rsid w:val="00DA11AB"/>
    <w:rsid w:val="00DA1202"/>
    <w:rsid w:val="00DA1338"/>
    <w:rsid w:val="00DA13D2"/>
    <w:rsid w:val="00DA1785"/>
    <w:rsid w:val="00DA2772"/>
    <w:rsid w:val="00DA2A33"/>
    <w:rsid w:val="00DA2D3E"/>
    <w:rsid w:val="00DA2D8A"/>
    <w:rsid w:val="00DA2E0D"/>
    <w:rsid w:val="00DA3177"/>
    <w:rsid w:val="00DA3CF6"/>
    <w:rsid w:val="00DA41E6"/>
    <w:rsid w:val="00DA486D"/>
    <w:rsid w:val="00DA49ED"/>
    <w:rsid w:val="00DA50C6"/>
    <w:rsid w:val="00DA5407"/>
    <w:rsid w:val="00DA5466"/>
    <w:rsid w:val="00DA59BD"/>
    <w:rsid w:val="00DA5B66"/>
    <w:rsid w:val="00DA5DFA"/>
    <w:rsid w:val="00DA62B1"/>
    <w:rsid w:val="00DA647F"/>
    <w:rsid w:val="00DA65D8"/>
    <w:rsid w:val="00DA6653"/>
    <w:rsid w:val="00DA6721"/>
    <w:rsid w:val="00DA6D2C"/>
    <w:rsid w:val="00DA6F9E"/>
    <w:rsid w:val="00DA704F"/>
    <w:rsid w:val="00DA72D8"/>
    <w:rsid w:val="00DA7819"/>
    <w:rsid w:val="00DA79F1"/>
    <w:rsid w:val="00DA7AFF"/>
    <w:rsid w:val="00DA7BF4"/>
    <w:rsid w:val="00DA7D89"/>
    <w:rsid w:val="00DA7F03"/>
    <w:rsid w:val="00DB0356"/>
    <w:rsid w:val="00DB0668"/>
    <w:rsid w:val="00DB0E50"/>
    <w:rsid w:val="00DB11EF"/>
    <w:rsid w:val="00DB155B"/>
    <w:rsid w:val="00DB155F"/>
    <w:rsid w:val="00DB193B"/>
    <w:rsid w:val="00DB19CC"/>
    <w:rsid w:val="00DB22F3"/>
    <w:rsid w:val="00DB2472"/>
    <w:rsid w:val="00DB2748"/>
    <w:rsid w:val="00DB2BFB"/>
    <w:rsid w:val="00DB2F7F"/>
    <w:rsid w:val="00DB3474"/>
    <w:rsid w:val="00DB37C2"/>
    <w:rsid w:val="00DB3D57"/>
    <w:rsid w:val="00DB40A2"/>
    <w:rsid w:val="00DB40CC"/>
    <w:rsid w:val="00DB43E6"/>
    <w:rsid w:val="00DB467F"/>
    <w:rsid w:val="00DB4813"/>
    <w:rsid w:val="00DB4D68"/>
    <w:rsid w:val="00DB4E2A"/>
    <w:rsid w:val="00DB51B7"/>
    <w:rsid w:val="00DB55A1"/>
    <w:rsid w:val="00DB6224"/>
    <w:rsid w:val="00DB625B"/>
    <w:rsid w:val="00DB6F73"/>
    <w:rsid w:val="00DB6F99"/>
    <w:rsid w:val="00DB724C"/>
    <w:rsid w:val="00DB7386"/>
    <w:rsid w:val="00DB73CB"/>
    <w:rsid w:val="00DB7804"/>
    <w:rsid w:val="00DB7966"/>
    <w:rsid w:val="00DB7F78"/>
    <w:rsid w:val="00DC0E28"/>
    <w:rsid w:val="00DC13B4"/>
    <w:rsid w:val="00DC1766"/>
    <w:rsid w:val="00DC17D0"/>
    <w:rsid w:val="00DC1843"/>
    <w:rsid w:val="00DC18B1"/>
    <w:rsid w:val="00DC1BD9"/>
    <w:rsid w:val="00DC2299"/>
    <w:rsid w:val="00DC2315"/>
    <w:rsid w:val="00DC2645"/>
    <w:rsid w:val="00DC3291"/>
    <w:rsid w:val="00DC37B5"/>
    <w:rsid w:val="00DC37C3"/>
    <w:rsid w:val="00DC3C61"/>
    <w:rsid w:val="00DC44A8"/>
    <w:rsid w:val="00DC4782"/>
    <w:rsid w:val="00DC4C3B"/>
    <w:rsid w:val="00DC4EF1"/>
    <w:rsid w:val="00DC5082"/>
    <w:rsid w:val="00DC53E8"/>
    <w:rsid w:val="00DC540A"/>
    <w:rsid w:val="00DC596D"/>
    <w:rsid w:val="00DC5C58"/>
    <w:rsid w:val="00DC62D1"/>
    <w:rsid w:val="00DC6C52"/>
    <w:rsid w:val="00DC6EA8"/>
    <w:rsid w:val="00DC6ED1"/>
    <w:rsid w:val="00DC7116"/>
    <w:rsid w:val="00DC725F"/>
    <w:rsid w:val="00DC7763"/>
    <w:rsid w:val="00DC7AD5"/>
    <w:rsid w:val="00DC7B84"/>
    <w:rsid w:val="00DD04CB"/>
    <w:rsid w:val="00DD061E"/>
    <w:rsid w:val="00DD067C"/>
    <w:rsid w:val="00DD07EC"/>
    <w:rsid w:val="00DD0D98"/>
    <w:rsid w:val="00DD0FFA"/>
    <w:rsid w:val="00DD13F5"/>
    <w:rsid w:val="00DD1752"/>
    <w:rsid w:val="00DD187B"/>
    <w:rsid w:val="00DD1D06"/>
    <w:rsid w:val="00DD211D"/>
    <w:rsid w:val="00DD2335"/>
    <w:rsid w:val="00DD2494"/>
    <w:rsid w:val="00DD2BB7"/>
    <w:rsid w:val="00DD2C24"/>
    <w:rsid w:val="00DD2CBF"/>
    <w:rsid w:val="00DD31F7"/>
    <w:rsid w:val="00DD38B8"/>
    <w:rsid w:val="00DD3DD7"/>
    <w:rsid w:val="00DD466D"/>
    <w:rsid w:val="00DD499A"/>
    <w:rsid w:val="00DD530A"/>
    <w:rsid w:val="00DD5808"/>
    <w:rsid w:val="00DD61A2"/>
    <w:rsid w:val="00DD64A7"/>
    <w:rsid w:val="00DD6609"/>
    <w:rsid w:val="00DD68F6"/>
    <w:rsid w:val="00DD6C47"/>
    <w:rsid w:val="00DD70E3"/>
    <w:rsid w:val="00DD719B"/>
    <w:rsid w:val="00DD7832"/>
    <w:rsid w:val="00DD7B08"/>
    <w:rsid w:val="00DD7CAD"/>
    <w:rsid w:val="00DE0089"/>
    <w:rsid w:val="00DE010F"/>
    <w:rsid w:val="00DE03D1"/>
    <w:rsid w:val="00DE0A59"/>
    <w:rsid w:val="00DE0CDC"/>
    <w:rsid w:val="00DE0E4E"/>
    <w:rsid w:val="00DE1359"/>
    <w:rsid w:val="00DE1628"/>
    <w:rsid w:val="00DE1E3E"/>
    <w:rsid w:val="00DE21A8"/>
    <w:rsid w:val="00DE25B9"/>
    <w:rsid w:val="00DE286E"/>
    <w:rsid w:val="00DE30A2"/>
    <w:rsid w:val="00DE34CF"/>
    <w:rsid w:val="00DE3AD4"/>
    <w:rsid w:val="00DE3E6C"/>
    <w:rsid w:val="00DE41F2"/>
    <w:rsid w:val="00DE4679"/>
    <w:rsid w:val="00DE4B24"/>
    <w:rsid w:val="00DE4E1C"/>
    <w:rsid w:val="00DE504B"/>
    <w:rsid w:val="00DE5478"/>
    <w:rsid w:val="00DE549F"/>
    <w:rsid w:val="00DE58FB"/>
    <w:rsid w:val="00DE5F18"/>
    <w:rsid w:val="00DE6900"/>
    <w:rsid w:val="00DE6AB2"/>
    <w:rsid w:val="00DE6B15"/>
    <w:rsid w:val="00DE73F7"/>
    <w:rsid w:val="00DE7809"/>
    <w:rsid w:val="00DE79D2"/>
    <w:rsid w:val="00DE7F61"/>
    <w:rsid w:val="00DF02B7"/>
    <w:rsid w:val="00DF0769"/>
    <w:rsid w:val="00DF082B"/>
    <w:rsid w:val="00DF0D97"/>
    <w:rsid w:val="00DF0EFD"/>
    <w:rsid w:val="00DF0F0B"/>
    <w:rsid w:val="00DF114E"/>
    <w:rsid w:val="00DF1880"/>
    <w:rsid w:val="00DF18F3"/>
    <w:rsid w:val="00DF1FD1"/>
    <w:rsid w:val="00DF200F"/>
    <w:rsid w:val="00DF2173"/>
    <w:rsid w:val="00DF2203"/>
    <w:rsid w:val="00DF273E"/>
    <w:rsid w:val="00DF28CE"/>
    <w:rsid w:val="00DF29EC"/>
    <w:rsid w:val="00DF302E"/>
    <w:rsid w:val="00DF37F2"/>
    <w:rsid w:val="00DF3CB9"/>
    <w:rsid w:val="00DF3F9F"/>
    <w:rsid w:val="00DF41CF"/>
    <w:rsid w:val="00DF43F2"/>
    <w:rsid w:val="00DF453E"/>
    <w:rsid w:val="00DF45DF"/>
    <w:rsid w:val="00DF4636"/>
    <w:rsid w:val="00DF4E24"/>
    <w:rsid w:val="00DF558A"/>
    <w:rsid w:val="00DF571C"/>
    <w:rsid w:val="00DF57A5"/>
    <w:rsid w:val="00DF5EFA"/>
    <w:rsid w:val="00DF606B"/>
    <w:rsid w:val="00DF6138"/>
    <w:rsid w:val="00DF6252"/>
    <w:rsid w:val="00DF6896"/>
    <w:rsid w:val="00DF6AAD"/>
    <w:rsid w:val="00DF7059"/>
    <w:rsid w:val="00DF729E"/>
    <w:rsid w:val="00DF764E"/>
    <w:rsid w:val="00DF7A47"/>
    <w:rsid w:val="00DF7D62"/>
    <w:rsid w:val="00E00058"/>
    <w:rsid w:val="00E0028A"/>
    <w:rsid w:val="00E006E1"/>
    <w:rsid w:val="00E00E17"/>
    <w:rsid w:val="00E012EB"/>
    <w:rsid w:val="00E013A0"/>
    <w:rsid w:val="00E01AF5"/>
    <w:rsid w:val="00E01C32"/>
    <w:rsid w:val="00E0248C"/>
    <w:rsid w:val="00E02A90"/>
    <w:rsid w:val="00E02B57"/>
    <w:rsid w:val="00E02E92"/>
    <w:rsid w:val="00E02FE6"/>
    <w:rsid w:val="00E03005"/>
    <w:rsid w:val="00E03254"/>
    <w:rsid w:val="00E036EF"/>
    <w:rsid w:val="00E03819"/>
    <w:rsid w:val="00E03D7F"/>
    <w:rsid w:val="00E03E8B"/>
    <w:rsid w:val="00E044B8"/>
    <w:rsid w:val="00E0452C"/>
    <w:rsid w:val="00E04C1C"/>
    <w:rsid w:val="00E05279"/>
    <w:rsid w:val="00E05875"/>
    <w:rsid w:val="00E059D3"/>
    <w:rsid w:val="00E05C4E"/>
    <w:rsid w:val="00E05D6D"/>
    <w:rsid w:val="00E05F10"/>
    <w:rsid w:val="00E06031"/>
    <w:rsid w:val="00E06203"/>
    <w:rsid w:val="00E06D0E"/>
    <w:rsid w:val="00E06E23"/>
    <w:rsid w:val="00E06F4A"/>
    <w:rsid w:val="00E0791C"/>
    <w:rsid w:val="00E1047A"/>
    <w:rsid w:val="00E10499"/>
    <w:rsid w:val="00E1057B"/>
    <w:rsid w:val="00E1068F"/>
    <w:rsid w:val="00E10BDF"/>
    <w:rsid w:val="00E11182"/>
    <w:rsid w:val="00E11E34"/>
    <w:rsid w:val="00E11F7B"/>
    <w:rsid w:val="00E1219B"/>
    <w:rsid w:val="00E12415"/>
    <w:rsid w:val="00E125AE"/>
    <w:rsid w:val="00E126EE"/>
    <w:rsid w:val="00E127E1"/>
    <w:rsid w:val="00E130A7"/>
    <w:rsid w:val="00E13698"/>
    <w:rsid w:val="00E1381E"/>
    <w:rsid w:val="00E13997"/>
    <w:rsid w:val="00E13BCA"/>
    <w:rsid w:val="00E13EE9"/>
    <w:rsid w:val="00E13F6C"/>
    <w:rsid w:val="00E1412F"/>
    <w:rsid w:val="00E144A4"/>
    <w:rsid w:val="00E146AD"/>
    <w:rsid w:val="00E1559C"/>
    <w:rsid w:val="00E1560E"/>
    <w:rsid w:val="00E15634"/>
    <w:rsid w:val="00E15850"/>
    <w:rsid w:val="00E15A2B"/>
    <w:rsid w:val="00E15DAA"/>
    <w:rsid w:val="00E1607E"/>
    <w:rsid w:val="00E161B6"/>
    <w:rsid w:val="00E16208"/>
    <w:rsid w:val="00E1624F"/>
    <w:rsid w:val="00E162DC"/>
    <w:rsid w:val="00E16824"/>
    <w:rsid w:val="00E16867"/>
    <w:rsid w:val="00E16A73"/>
    <w:rsid w:val="00E16C48"/>
    <w:rsid w:val="00E17078"/>
    <w:rsid w:val="00E1733B"/>
    <w:rsid w:val="00E17871"/>
    <w:rsid w:val="00E1794B"/>
    <w:rsid w:val="00E17AE2"/>
    <w:rsid w:val="00E209FC"/>
    <w:rsid w:val="00E20DCF"/>
    <w:rsid w:val="00E212FE"/>
    <w:rsid w:val="00E2150F"/>
    <w:rsid w:val="00E21BFE"/>
    <w:rsid w:val="00E223F4"/>
    <w:rsid w:val="00E2270F"/>
    <w:rsid w:val="00E2280F"/>
    <w:rsid w:val="00E228FB"/>
    <w:rsid w:val="00E22B68"/>
    <w:rsid w:val="00E22E42"/>
    <w:rsid w:val="00E23338"/>
    <w:rsid w:val="00E235C5"/>
    <w:rsid w:val="00E239C7"/>
    <w:rsid w:val="00E23CC3"/>
    <w:rsid w:val="00E244C4"/>
    <w:rsid w:val="00E2477D"/>
    <w:rsid w:val="00E24983"/>
    <w:rsid w:val="00E2498B"/>
    <w:rsid w:val="00E24E77"/>
    <w:rsid w:val="00E2533C"/>
    <w:rsid w:val="00E25CCC"/>
    <w:rsid w:val="00E260D6"/>
    <w:rsid w:val="00E2648E"/>
    <w:rsid w:val="00E269B7"/>
    <w:rsid w:val="00E26BB5"/>
    <w:rsid w:val="00E26E83"/>
    <w:rsid w:val="00E26EAB"/>
    <w:rsid w:val="00E2702A"/>
    <w:rsid w:val="00E270A7"/>
    <w:rsid w:val="00E270E0"/>
    <w:rsid w:val="00E27519"/>
    <w:rsid w:val="00E2796D"/>
    <w:rsid w:val="00E27B5B"/>
    <w:rsid w:val="00E27F23"/>
    <w:rsid w:val="00E3021A"/>
    <w:rsid w:val="00E3031D"/>
    <w:rsid w:val="00E31635"/>
    <w:rsid w:val="00E318CA"/>
    <w:rsid w:val="00E31B4A"/>
    <w:rsid w:val="00E31E69"/>
    <w:rsid w:val="00E31F36"/>
    <w:rsid w:val="00E32183"/>
    <w:rsid w:val="00E326F2"/>
    <w:rsid w:val="00E32AC7"/>
    <w:rsid w:val="00E330DB"/>
    <w:rsid w:val="00E3326C"/>
    <w:rsid w:val="00E336E6"/>
    <w:rsid w:val="00E33856"/>
    <w:rsid w:val="00E344B3"/>
    <w:rsid w:val="00E34562"/>
    <w:rsid w:val="00E34C98"/>
    <w:rsid w:val="00E34F06"/>
    <w:rsid w:val="00E35020"/>
    <w:rsid w:val="00E35549"/>
    <w:rsid w:val="00E36740"/>
    <w:rsid w:val="00E3689E"/>
    <w:rsid w:val="00E37548"/>
    <w:rsid w:val="00E37591"/>
    <w:rsid w:val="00E379DD"/>
    <w:rsid w:val="00E37ACB"/>
    <w:rsid w:val="00E37C27"/>
    <w:rsid w:val="00E37EC0"/>
    <w:rsid w:val="00E40260"/>
    <w:rsid w:val="00E405EB"/>
    <w:rsid w:val="00E4075F"/>
    <w:rsid w:val="00E40CE2"/>
    <w:rsid w:val="00E41263"/>
    <w:rsid w:val="00E412CE"/>
    <w:rsid w:val="00E41531"/>
    <w:rsid w:val="00E41564"/>
    <w:rsid w:val="00E41A4F"/>
    <w:rsid w:val="00E4204E"/>
    <w:rsid w:val="00E4218D"/>
    <w:rsid w:val="00E425FD"/>
    <w:rsid w:val="00E42956"/>
    <w:rsid w:val="00E42BBD"/>
    <w:rsid w:val="00E439EE"/>
    <w:rsid w:val="00E43F68"/>
    <w:rsid w:val="00E43F8E"/>
    <w:rsid w:val="00E441FD"/>
    <w:rsid w:val="00E4472C"/>
    <w:rsid w:val="00E44A32"/>
    <w:rsid w:val="00E45655"/>
    <w:rsid w:val="00E45C12"/>
    <w:rsid w:val="00E46313"/>
    <w:rsid w:val="00E46356"/>
    <w:rsid w:val="00E46488"/>
    <w:rsid w:val="00E4669E"/>
    <w:rsid w:val="00E4678B"/>
    <w:rsid w:val="00E46D64"/>
    <w:rsid w:val="00E46F9F"/>
    <w:rsid w:val="00E46FA2"/>
    <w:rsid w:val="00E474AB"/>
    <w:rsid w:val="00E47613"/>
    <w:rsid w:val="00E4763E"/>
    <w:rsid w:val="00E47C23"/>
    <w:rsid w:val="00E503F9"/>
    <w:rsid w:val="00E508DB"/>
    <w:rsid w:val="00E51757"/>
    <w:rsid w:val="00E51B84"/>
    <w:rsid w:val="00E522B0"/>
    <w:rsid w:val="00E52A28"/>
    <w:rsid w:val="00E53098"/>
    <w:rsid w:val="00E53713"/>
    <w:rsid w:val="00E5384E"/>
    <w:rsid w:val="00E53858"/>
    <w:rsid w:val="00E53872"/>
    <w:rsid w:val="00E54852"/>
    <w:rsid w:val="00E548F3"/>
    <w:rsid w:val="00E54A54"/>
    <w:rsid w:val="00E54CF7"/>
    <w:rsid w:val="00E54D3F"/>
    <w:rsid w:val="00E54D58"/>
    <w:rsid w:val="00E55019"/>
    <w:rsid w:val="00E5517B"/>
    <w:rsid w:val="00E553F9"/>
    <w:rsid w:val="00E55411"/>
    <w:rsid w:val="00E5554E"/>
    <w:rsid w:val="00E5587E"/>
    <w:rsid w:val="00E55908"/>
    <w:rsid w:val="00E55AFD"/>
    <w:rsid w:val="00E561FD"/>
    <w:rsid w:val="00E5664D"/>
    <w:rsid w:val="00E5683E"/>
    <w:rsid w:val="00E56BB4"/>
    <w:rsid w:val="00E56BD0"/>
    <w:rsid w:val="00E56D80"/>
    <w:rsid w:val="00E56D94"/>
    <w:rsid w:val="00E56D95"/>
    <w:rsid w:val="00E57225"/>
    <w:rsid w:val="00E5767E"/>
    <w:rsid w:val="00E57E41"/>
    <w:rsid w:val="00E60091"/>
    <w:rsid w:val="00E6015D"/>
    <w:rsid w:val="00E60418"/>
    <w:rsid w:val="00E607E0"/>
    <w:rsid w:val="00E608AC"/>
    <w:rsid w:val="00E60CF4"/>
    <w:rsid w:val="00E60E56"/>
    <w:rsid w:val="00E61184"/>
    <w:rsid w:val="00E616F3"/>
    <w:rsid w:val="00E6185A"/>
    <w:rsid w:val="00E6194A"/>
    <w:rsid w:val="00E61A52"/>
    <w:rsid w:val="00E61A59"/>
    <w:rsid w:val="00E624CE"/>
    <w:rsid w:val="00E62625"/>
    <w:rsid w:val="00E63E4D"/>
    <w:rsid w:val="00E640C8"/>
    <w:rsid w:val="00E6448A"/>
    <w:rsid w:val="00E6451E"/>
    <w:rsid w:val="00E6470E"/>
    <w:rsid w:val="00E64818"/>
    <w:rsid w:val="00E64AC0"/>
    <w:rsid w:val="00E64D73"/>
    <w:rsid w:val="00E65161"/>
    <w:rsid w:val="00E6553D"/>
    <w:rsid w:val="00E65615"/>
    <w:rsid w:val="00E6593A"/>
    <w:rsid w:val="00E65DB0"/>
    <w:rsid w:val="00E66B19"/>
    <w:rsid w:val="00E66B8D"/>
    <w:rsid w:val="00E66BCF"/>
    <w:rsid w:val="00E66D35"/>
    <w:rsid w:val="00E66F49"/>
    <w:rsid w:val="00E66FB3"/>
    <w:rsid w:val="00E6713F"/>
    <w:rsid w:val="00E6728C"/>
    <w:rsid w:val="00E6766A"/>
    <w:rsid w:val="00E676AC"/>
    <w:rsid w:val="00E6785E"/>
    <w:rsid w:val="00E67B6D"/>
    <w:rsid w:val="00E67FDE"/>
    <w:rsid w:val="00E7000C"/>
    <w:rsid w:val="00E70012"/>
    <w:rsid w:val="00E700CA"/>
    <w:rsid w:val="00E7067F"/>
    <w:rsid w:val="00E70ED6"/>
    <w:rsid w:val="00E711FF"/>
    <w:rsid w:val="00E71358"/>
    <w:rsid w:val="00E71874"/>
    <w:rsid w:val="00E71AAC"/>
    <w:rsid w:val="00E72462"/>
    <w:rsid w:val="00E72F20"/>
    <w:rsid w:val="00E734D5"/>
    <w:rsid w:val="00E73BDB"/>
    <w:rsid w:val="00E73CCD"/>
    <w:rsid w:val="00E74635"/>
    <w:rsid w:val="00E747D6"/>
    <w:rsid w:val="00E74969"/>
    <w:rsid w:val="00E74FD8"/>
    <w:rsid w:val="00E74FE2"/>
    <w:rsid w:val="00E7569A"/>
    <w:rsid w:val="00E75ADA"/>
    <w:rsid w:val="00E75F02"/>
    <w:rsid w:val="00E765B6"/>
    <w:rsid w:val="00E7674D"/>
    <w:rsid w:val="00E7699F"/>
    <w:rsid w:val="00E77347"/>
    <w:rsid w:val="00E7792B"/>
    <w:rsid w:val="00E779DB"/>
    <w:rsid w:val="00E8009E"/>
    <w:rsid w:val="00E8017F"/>
    <w:rsid w:val="00E80663"/>
    <w:rsid w:val="00E80A0C"/>
    <w:rsid w:val="00E80B67"/>
    <w:rsid w:val="00E80C9A"/>
    <w:rsid w:val="00E80D42"/>
    <w:rsid w:val="00E813B3"/>
    <w:rsid w:val="00E81477"/>
    <w:rsid w:val="00E81525"/>
    <w:rsid w:val="00E816D5"/>
    <w:rsid w:val="00E8203D"/>
    <w:rsid w:val="00E821D8"/>
    <w:rsid w:val="00E829AA"/>
    <w:rsid w:val="00E82D4E"/>
    <w:rsid w:val="00E82E1D"/>
    <w:rsid w:val="00E82E35"/>
    <w:rsid w:val="00E8337B"/>
    <w:rsid w:val="00E83BFB"/>
    <w:rsid w:val="00E83C7C"/>
    <w:rsid w:val="00E83CAD"/>
    <w:rsid w:val="00E83F67"/>
    <w:rsid w:val="00E840B5"/>
    <w:rsid w:val="00E84124"/>
    <w:rsid w:val="00E84317"/>
    <w:rsid w:val="00E844F4"/>
    <w:rsid w:val="00E84B38"/>
    <w:rsid w:val="00E84F44"/>
    <w:rsid w:val="00E8508D"/>
    <w:rsid w:val="00E85844"/>
    <w:rsid w:val="00E85A6E"/>
    <w:rsid w:val="00E85FDE"/>
    <w:rsid w:val="00E87656"/>
    <w:rsid w:val="00E87A96"/>
    <w:rsid w:val="00E87B2E"/>
    <w:rsid w:val="00E904B6"/>
    <w:rsid w:val="00E9066F"/>
    <w:rsid w:val="00E909F8"/>
    <w:rsid w:val="00E90B4C"/>
    <w:rsid w:val="00E90EB0"/>
    <w:rsid w:val="00E9133E"/>
    <w:rsid w:val="00E913BE"/>
    <w:rsid w:val="00E91864"/>
    <w:rsid w:val="00E91F6F"/>
    <w:rsid w:val="00E922BF"/>
    <w:rsid w:val="00E9238C"/>
    <w:rsid w:val="00E92848"/>
    <w:rsid w:val="00E92972"/>
    <w:rsid w:val="00E92D7A"/>
    <w:rsid w:val="00E9324A"/>
    <w:rsid w:val="00E93409"/>
    <w:rsid w:val="00E9343E"/>
    <w:rsid w:val="00E93626"/>
    <w:rsid w:val="00E9379F"/>
    <w:rsid w:val="00E9411E"/>
    <w:rsid w:val="00E9427A"/>
    <w:rsid w:val="00E9450B"/>
    <w:rsid w:val="00E945D1"/>
    <w:rsid w:val="00E950DA"/>
    <w:rsid w:val="00E95393"/>
    <w:rsid w:val="00E95C41"/>
    <w:rsid w:val="00E96630"/>
    <w:rsid w:val="00E9666F"/>
    <w:rsid w:val="00E96BF9"/>
    <w:rsid w:val="00E96D73"/>
    <w:rsid w:val="00E9759D"/>
    <w:rsid w:val="00E9789C"/>
    <w:rsid w:val="00E97939"/>
    <w:rsid w:val="00E97A70"/>
    <w:rsid w:val="00EA0285"/>
    <w:rsid w:val="00EA034F"/>
    <w:rsid w:val="00EA0610"/>
    <w:rsid w:val="00EA0797"/>
    <w:rsid w:val="00EA096A"/>
    <w:rsid w:val="00EA0AA8"/>
    <w:rsid w:val="00EA1472"/>
    <w:rsid w:val="00EA1DB2"/>
    <w:rsid w:val="00EA1E33"/>
    <w:rsid w:val="00EA1EC0"/>
    <w:rsid w:val="00EA2836"/>
    <w:rsid w:val="00EA2ECD"/>
    <w:rsid w:val="00EA35C6"/>
    <w:rsid w:val="00EA35D8"/>
    <w:rsid w:val="00EA45FD"/>
    <w:rsid w:val="00EA49D8"/>
    <w:rsid w:val="00EA5675"/>
    <w:rsid w:val="00EA5705"/>
    <w:rsid w:val="00EA5725"/>
    <w:rsid w:val="00EA5802"/>
    <w:rsid w:val="00EA594A"/>
    <w:rsid w:val="00EA5A2E"/>
    <w:rsid w:val="00EA5BCD"/>
    <w:rsid w:val="00EA6C9A"/>
    <w:rsid w:val="00EA6DC3"/>
    <w:rsid w:val="00EA6E10"/>
    <w:rsid w:val="00EA6F27"/>
    <w:rsid w:val="00EA7469"/>
    <w:rsid w:val="00EA7519"/>
    <w:rsid w:val="00EA794D"/>
    <w:rsid w:val="00EA7986"/>
    <w:rsid w:val="00EA7C0C"/>
    <w:rsid w:val="00EB00BA"/>
    <w:rsid w:val="00EB03CC"/>
    <w:rsid w:val="00EB05EC"/>
    <w:rsid w:val="00EB0650"/>
    <w:rsid w:val="00EB069D"/>
    <w:rsid w:val="00EB0C87"/>
    <w:rsid w:val="00EB1150"/>
    <w:rsid w:val="00EB14FB"/>
    <w:rsid w:val="00EB1640"/>
    <w:rsid w:val="00EB26D2"/>
    <w:rsid w:val="00EB2757"/>
    <w:rsid w:val="00EB29AF"/>
    <w:rsid w:val="00EB2A21"/>
    <w:rsid w:val="00EB37F5"/>
    <w:rsid w:val="00EB3A48"/>
    <w:rsid w:val="00EB3B39"/>
    <w:rsid w:val="00EB3BFD"/>
    <w:rsid w:val="00EB3EBC"/>
    <w:rsid w:val="00EB4295"/>
    <w:rsid w:val="00EB4395"/>
    <w:rsid w:val="00EB4FE2"/>
    <w:rsid w:val="00EB5515"/>
    <w:rsid w:val="00EB62A4"/>
    <w:rsid w:val="00EB6B65"/>
    <w:rsid w:val="00EB7091"/>
    <w:rsid w:val="00EB7200"/>
    <w:rsid w:val="00EB727B"/>
    <w:rsid w:val="00EB757D"/>
    <w:rsid w:val="00EB7637"/>
    <w:rsid w:val="00EB76F8"/>
    <w:rsid w:val="00EB7725"/>
    <w:rsid w:val="00EB77A4"/>
    <w:rsid w:val="00EC0776"/>
    <w:rsid w:val="00EC0840"/>
    <w:rsid w:val="00EC0F6E"/>
    <w:rsid w:val="00EC1536"/>
    <w:rsid w:val="00EC1AB6"/>
    <w:rsid w:val="00EC270F"/>
    <w:rsid w:val="00EC2C18"/>
    <w:rsid w:val="00EC2DB3"/>
    <w:rsid w:val="00EC2E03"/>
    <w:rsid w:val="00EC2E59"/>
    <w:rsid w:val="00EC34A9"/>
    <w:rsid w:val="00EC34C1"/>
    <w:rsid w:val="00EC350D"/>
    <w:rsid w:val="00EC3879"/>
    <w:rsid w:val="00EC3ECA"/>
    <w:rsid w:val="00EC445E"/>
    <w:rsid w:val="00EC4B6D"/>
    <w:rsid w:val="00EC5086"/>
    <w:rsid w:val="00EC51CD"/>
    <w:rsid w:val="00EC53AB"/>
    <w:rsid w:val="00EC5FC2"/>
    <w:rsid w:val="00EC6036"/>
    <w:rsid w:val="00EC61DF"/>
    <w:rsid w:val="00EC61E8"/>
    <w:rsid w:val="00EC621D"/>
    <w:rsid w:val="00EC6497"/>
    <w:rsid w:val="00EC74DF"/>
    <w:rsid w:val="00EC7857"/>
    <w:rsid w:val="00EC7C10"/>
    <w:rsid w:val="00EC7F56"/>
    <w:rsid w:val="00ED00D8"/>
    <w:rsid w:val="00ED0561"/>
    <w:rsid w:val="00ED0736"/>
    <w:rsid w:val="00ED085E"/>
    <w:rsid w:val="00ED0BD1"/>
    <w:rsid w:val="00ED1622"/>
    <w:rsid w:val="00ED17B3"/>
    <w:rsid w:val="00ED18E3"/>
    <w:rsid w:val="00ED2024"/>
    <w:rsid w:val="00ED206C"/>
    <w:rsid w:val="00ED292C"/>
    <w:rsid w:val="00ED3116"/>
    <w:rsid w:val="00ED33C4"/>
    <w:rsid w:val="00ED342A"/>
    <w:rsid w:val="00ED34D4"/>
    <w:rsid w:val="00ED3675"/>
    <w:rsid w:val="00ED38A5"/>
    <w:rsid w:val="00ED3C8E"/>
    <w:rsid w:val="00ED3EEC"/>
    <w:rsid w:val="00ED41F0"/>
    <w:rsid w:val="00ED4350"/>
    <w:rsid w:val="00ED453B"/>
    <w:rsid w:val="00ED4709"/>
    <w:rsid w:val="00ED51DA"/>
    <w:rsid w:val="00ED54F6"/>
    <w:rsid w:val="00ED56EB"/>
    <w:rsid w:val="00ED57C6"/>
    <w:rsid w:val="00ED5909"/>
    <w:rsid w:val="00ED593B"/>
    <w:rsid w:val="00ED5E3D"/>
    <w:rsid w:val="00ED61D4"/>
    <w:rsid w:val="00ED6270"/>
    <w:rsid w:val="00ED6AD4"/>
    <w:rsid w:val="00ED6C89"/>
    <w:rsid w:val="00ED6DAD"/>
    <w:rsid w:val="00ED720B"/>
    <w:rsid w:val="00ED7235"/>
    <w:rsid w:val="00ED7426"/>
    <w:rsid w:val="00ED76F8"/>
    <w:rsid w:val="00ED77F5"/>
    <w:rsid w:val="00ED7A9F"/>
    <w:rsid w:val="00ED7C32"/>
    <w:rsid w:val="00ED7F9C"/>
    <w:rsid w:val="00EE03D1"/>
    <w:rsid w:val="00EE06DC"/>
    <w:rsid w:val="00EE0EF5"/>
    <w:rsid w:val="00EE1095"/>
    <w:rsid w:val="00EE146F"/>
    <w:rsid w:val="00EE24D2"/>
    <w:rsid w:val="00EE251E"/>
    <w:rsid w:val="00EE3C51"/>
    <w:rsid w:val="00EE4315"/>
    <w:rsid w:val="00EE4451"/>
    <w:rsid w:val="00EE4B89"/>
    <w:rsid w:val="00EE4C13"/>
    <w:rsid w:val="00EE4DA3"/>
    <w:rsid w:val="00EE4F46"/>
    <w:rsid w:val="00EE4F8B"/>
    <w:rsid w:val="00EE5155"/>
    <w:rsid w:val="00EE534E"/>
    <w:rsid w:val="00EE57AC"/>
    <w:rsid w:val="00EE5AAC"/>
    <w:rsid w:val="00EE5C2C"/>
    <w:rsid w:val="00EE5D18"/>
    <w:rsid w:val="00EE5EB5"/>
    <w:rsid w:val="00EE615A"/>
    <w:rsid w:val="00EE6794"/>
    <w:rsid w:val="00EE68F8"/>
    <w:rsid w:val="00EE6A40"/>
    <w:rsid w:val="00EE6B1E"/>
    <w:rsid w:val="00EE6D1D"/>
    <w:rsid w:val="00EE7CB1"/>
    <w:rsid w:val="00EF0061"/>
    <w:rsid w:val="00EF035A"/>
    <w:rsid w:val="00EF06C6"/>
    <w:rsid w:val="00EF0818"/>
    <w:rsid w:val="00EF1220"/>
    <w:rsid w:val="00EF1419"/>
    <w:rsid w:val="00EF1E6A"/>
    <w:rsid w:val="00EF20E5"/>
    <w:rsid w:val="00EF2270"/>
    <w:rsid w:val="00EF263E"/>
    <w:rsid w:val="00EF279C"/>
    <w:rsid w:val="00EF2EAB"/>
    <w:rsid w:val="00EF3327"/>
    <w:rsid w:val="00EF380B"/>
    <w:rsid w:val="00EF391E"/>
    <w:rsid w:val="00EF3BE5"/>
    <w:rsid w:val="00EF3D14"/>
    <w:rsid w:val="00EF3DFB"/>
    <w:rsid w:val="00EF40EE"/>
    <w:rsid w:val="00EF42D1"/>
    <w:rsid w:val="00EF4559"/>
    <w:rsid w:val="00EF45A0"/>
    <w:rsid w:val="00EF488D"/>
    <w:rsid w:val="00EF590E"/>
    <w:rsid w:val="00EF66D0"/>
    <w:rsid w:val="00EF692D"/>
    <w:rsid w:val="00EF6964"/>
    <w:rsid w:val="00EF6AF4"/>
    <w:rsid w:val="00EF7258"/>
    <w:rsid w:val="00EF7885"/>
    <w:rsid w:val="00EF7BC0"/>
    <w:rsid w:val="00EF7C42"/>
    <w:rsid w:val="00EF7F67"/>
    <w:rsid w:val="00F0069F"/>
    <w:rsid w:val="00F009B4"/>
    <w:rsid w:val="00F00C92"/>
    <w:rsid w:val="00F00FA7"/>
    <w:rsid w:val="00F01066"/>
    <w:rsid w:val="00F01225"/>
    <w:rsid w:val="00F01674"/>
    <w:rsid w:val="00F01C1D"/>
    <w:rsid w:val="00F02174"/>
    <w:rsid w:val="00F021C8"/>
    <w:rsid w:val="00F0240D"/>
    <w:rsid w:val="00F02B0F"/>
    <w:rsid w:val="00F02F34"/>
    <w:rsid w:val="00F0301A"/>
    <w:rsid w:val="00F03183"/>
    <w:rsid w:val="00F03628"/>
    <w:rsid w:val="00F03F37"/>
    <w:rsid w:val="00F03F56"/>
    <w:rsid w:val="00F051DC"/>
    <w:rsid w:val="00F0537F"/>
    <w:rsid w:val="00F05B63"/>
    <w:rsid w:val="00F05B85"/>
    <w:rsid w:val="00F05D2F"/>
    <w:rsid w:val="00F05D43"/>
    <w:rsid w:val="00F05E4B"/>
    <w:rsid w:val="00F062D1"/>
    <w:rsid w:val="00F065EA"/>
    <w:rsid w:val="00F0674C"/>
    <w:rsid w:val="00F06856"/>
    <w:rsid w:val="00F06A37"/>
    <w:rsid w:val="00F06AC0"/>
    <w:rsid w:val="00F06D76"/>
    <w:rsid w:val="00F06F17"/>
    <w:rsid w:val="00F071DF"/>
    <w:rsid w:val="00F07501"/>
    <w:rsid w:val="00F07578"/>
    <w:rsid w:val="00F0771A"/>
    <w:rsid w:val="00F077CD"/>
    <w:rsid w:val="00F079AF"/>
    <w:rsid w:val="00F07AF5"/>
    <w:rsid w:val="00F07C50"/>
    <w:rsid w:val="00F10465"/>
    <w:rsid w:val="00F10594"/>
    <w:rsid w:val="00F10A3E"/>
    <w:rsid w:val="00F11245"/>
    <w:rsid w:val="00F11C31"/>
    <w:rsid w:val="00F11D0E"/>
    <w:rsid w:val="00F124E4"/>
    <w:rsid w:val="00F12E03"/>
    <w:rsid w:val="00F13718"/>
    <w:rsid w:val="00F140D4"/>
    <w:rsid w:val="00F141D4"/>
    <w:rsid w:val="00F14228"/>
    <w:rsid w:val="00F14601"/>
    <w:rsid w:val="00F14DD2"/>
    <w:rsid w:val="00F14EFC"/>
    <w:rsid w:val="00F14FB1"/>
    <w:rsid w:val="00F15056"/>
    <w:rsid w:val="00F155E4"/>
    <w:rsid w:val="00F156C4"/>
    <w:rsid w:val="00F15DDC"/>
    <w:rsid w:val="00F15E47"/>
    <w:rsid w:val="00F1617F"/>
    <w:rsid w:val="00F164DC"/>
    <w:rsid w:val="00F167A0"/>
    <w:rsid w:val="00F16A1E"/>
    <w:rsid w:val="00F16CC7"/>
    <w:rsid w:val="00F16E08"/>
    <w:rsid w:val="00F171C1"/>
    <w:rsid w:val="00F17262"/>
    <w:rsid w:val="00F175E3"/>
    <w:rsid w:val="00F1769B"/>
    <w:rsid w:val="00F1771C"/>
    <w:rsid w:val="00F177C4"/>
    <w:rsid w:val="00F17FAD"/>
    <w:rsid w:val="00F203BE"/>
    <w:rsid w:val="00F20465"/>
    <w:rsid w:val="00F20DDD"/>
    <w:rsid w:val="00F20E98"/>
    <w:rsid w:val="00F211F4"/>
    <w:rsid w:val="00F212EE"/>
    <w:rsid w:val="00F213F5"/>
    <w:rsid w:val="00F21424"/>
    <w:rsid w:val="00F21EE3"/>
    <w:rsid w:val="00F221B9"/>
    <w:rsid w:val="00F2297C"/>
    <w:rsid w:val="00F22CCB"/>
    <w:rsid w:val="00F22D14"/>
    <w:rsid w:val="00F2305B"/>
    <w:rsid w:val="00F2383E"/>
    <w:rsid w:val="00F2396B"/>
    <w:rsid w:val="00F2397D"/>
    <w:rsid w:val="00F23C7A"/>
    <w:rsid w:val="00F23C8F"/>
    <w:rsid w:val="00F241FE"/>
    <w:rsid w:val="00F243D4"/>
    <w:rsid w:val="00F24B66"/>
    <w:rsid w:val="00F24BEE"/>
    <w:rsid w:val="00F2567B"/>
    <w:rsid w:val="00F25DFF"/>
    <w:rsid w:val="00F260B8"/>
    <w:rsid w:val="00F266C1"/>
    <w:rsid w:val="00F26728"/>
    <w:rsid w:val="00F26889"/>
    <w:rsid w:val="00F26940"/>
    <w:rsid w:val="00F26CB8"/>
    <w:rsid w:val="00F26FC5"/>
    <w:rsid w:val="00F272AC"/>
    <w:rsid w:val="00F27329"/>
    <w:rsid w:val="00F27390"/>
    <w:rsid w:val="00F27637"/>
    <w:rsid w:val="00F276DE"/>
    <w:rsid w:val="00F27CAE"/>
    <w:rsid w:val="00F27D18"/>
    <w:rsid w:val="00F27DE8"/>
    <w:rsid w:val="00F3036B"/>
    <w:rsid w:val="00F30CA9"/>
    <w:rsid w:val="00F30E5E"/>
    <w:rsid w:val="00F311FA"/>
    <w:rsid w:val="00F31215"/>
    <w:rsid w:val="00F31927"/>
    <w:rsid w:val="00F31977"/>
    <w:rsid w:val="00F31A61"/>
    <w:rsid w:val="00F31CC8"/>
    <w:rsid w:val="00F31D3A"/>
    <w:rsid w:val="00F31F61"/>
    <w:rsid w:val="00F3227F"/>
    <w:rsid w:val="00F32302"/>
    <w:rsid w:val="00F3249E"/>
    <w:rsid w:val="00F327E9"/>
    <w:rsid w:val="00F3308A"/>
    <w:rsid w:val="00F330EF"/>
    <w:rsid w:val="00F33B7A"/>
    <w:rsid w:val="00F33CD3"/>
    <w:rsid w:val="00F34154"/>
    <w:rsid w:val="00F341B1"/>
    <w:rsid w:val="00F34458"/>
    <w:rsid w:val="00F34793"/>
    <w:rsid w:val="00F34A70"/>
    <w:rsid w:val="00F34B62"/>
    <w:rsid w:val="00F34FED"/>
    <w:rsid w:val="00F35074"/>
    <w:rsid w:val="00F3537C"/>
    <w:rsid w:val="00F355AD"/>
    <w:rsid w:val="00F35AB5"/>
    <w:rsid w:val="00F36BFC"/>
    <w:rsid w:val="00F3730A"/>
    <w:rsid w:val="00F3788C"/>
    <w:rsid w:val="00F37A1C"/>
    <w:rsid w:val="00F37BD0"/>
    <w:rsid w:val="00F409D5"/>
    <w:rsid w:val="00F40FEA"/>
    <w:rsid w:val="00F415BD"/>
    <w:rsid w:val="00F41FE0"/>
    <w:rsid w:val="00F42294"/>
    <w:rsid w:val="00F4239E"/>
    <w:rsid w:val="00F4283F"/>
    <w:rsid w:val="00F430D6"/>
    <w:rsid w:val="00F4331B"/>
    <w:rsid w:val="00F436A7"/>
    <w:rsid w:val="00F4383A"/>
    <w:rsid w:val="00F44278"/>
    <w:rsid w:val="00F4468E"/>
    <w:rsid w:val="00F4497E"/>
    <w:rsid w:val="00F44A41"/>
    <w:rsid w:val="00F44D8C"/>
    <w:rsid w:val="00F44F8F"/>
    <w:rsid w:val="00F45124"/>
    <w:rsid w:val="00F4528C"/>
    <w:rsid w:val="00F455BB"/>
    <w:rsid w:val="00F45766"/>
    <w:rsid w:val="00F4576B"/>
    <w:rsid w:val="00F458AC"/>
    <w:rsid w:val="00F45A43"/>
    <w:rsid w:val="00F45FA4"/>
    <w:rsid w:val="00F47257"/>
    <w:rsid w:val="00F4766A"/>
    <w:rsid w:val="00F47ABB"/>
    <w:rsid w:val="00F5016F"/>
    <w:rsid w:val="00F50408"/>
    <w:rsid w:val="00F50588"/>
    <w:rsid w:val="00F50666"/>
    <w:rsid w:val="00F506D0"/>
    <w:rsid w:val="00F506F5"/>
    <w:rsid w:val="00F50B77"/>
    <w:rsid w:val="00F5108F"/>
    <w:rsid w:val="00F5115F"/>
    <w:rsid w:val="00F514EF"/>
    <w:rsid w:val="00F516FA"/>
    <w:rsid w:val="00F51AF0"/>
    <w:rsid w:val="00F524A8"/>
    <w:rsid w:val="00F525E1"/>
    <w:rsid w:val="00F5260E"/>
    <w:rsid w:val="00F526AB"/>
    <w:rsid w:val="00F52AD2"/>
    <w:rsid w:val="00F52BEE"/>
    <w:rsid w:val="00F52DD1"/>
    <w:rsid w:val="00F52FE0"/>
    <w:rsid w:val="00F53217"/>
    <w:rsid w:val="00F53682"/>
    <w:rsid w:val="00F53B4D"/>
    <w:rsid w:val="00F53E2D"/>
    <w:rsid w:val="00F54203"/>
    <w:rsid w:val="00F54457"/>
    <w:rsid w:val="00F54467"/>
    <w:rsid w:val="00F5498A"/>
    <w:rsid w:val="00F549BA"/>
    <w:rsid w:val="00F54D4D"/>
    <w:rsid w:val="00F54E3B"/>
    <w:rsid w:val="00F55103"/>
    <w:rsid w:val="00F555A2"/>
    <w:rsid w:val="00F55902"/>
    <w:rsid w:val="00F55A7F"/>
    <w:rsid w:val="00F55C3A"/>
    <w:rsid w:val="00F563CE"/>
    <w:rsid w:val="00F5662D"/>
    <w:rsid w:val="00F568C9"/>
    <w:rsid w:val="00F56BB6"/>
    <w:rsid w:val="00F56D6C"/>
    <w:rsid w:val="00F5721A"/>
    <w:rsid w:val="00F572B6"/>
    <w:rsid w:val="00F573B8"/>
    <w:rsid w:val="00F574F2"/>
    <w:rsid w:val="00F57661"/>
    <w:rsid w:val="00F578A1"/>
    <w:rsid w:val="00F57E04"/>
    <w:rsid w:val="00F57E65"/>
    <w:rsid w:val="00F57F21"/>
    <w:rsid w:val="00F60234"/>
    <w:rsid w:val="00F6073B"/>
    <w:rsid w:val="00F60978"/>
    <w:rsid w:val="00F61687"/>
    <w:rsid w:val="00F62469"/>
    <w:rsid w:val="00F6284C"/>
    <w:rsid w:val="00F628D9"/>
    <w:rsid w:val="00F62A23"/>
    <w:rsid w:val="00F62B24"/>
    <w:rsid w:val="00F62EC5"/>
    <w:rsid w:val="00F62EC9"/>
    <w:rsid w:val="00F62F6B"/>
    <w:rsid w:val="00F63075"/>
    <w:rsid w:val="00F63A83"/>
    <w:rsid w:val="00F6464F"/>
    <w:rsid w:val="00F6476F"/>
    <w:rsid w:val="00F649BE"/>
    <w:rsid w:val="00F64A15"/>
    <w:rsid w:val="00F650AD"/>
    <w:rsid w:val="00F653E7"/>
    <w:rsid w:val="00F6583D"/>
    <w:rsid w:val="00F65998"/>
    <w:rsid w:val="00F659C0"/>
    <w:rsid w:val="00F65AAA"/>
    <w:rsid w:val="00F65D6B"/>
    <w:rsid w:val="00F65E9D"/>
    <w:rsid w:val="00F66286"/>
    <w:rsid w:val="00F66777"/>
    <w:rsid w:val="00F6689E"/>
    <w:rsid w:val="00F66EF1"/>
    <w:rsid w:val="00F670AF"/>
    <w:rsid w:val="00F6787C"/>
    <w:rsid w:val="00F67E76"/>
    <w:rsid w:val="00F67E77"/>
    <w:rsid w:val="00F7002B"/>
    <w:rsid w:val="00F7010D"/>
    <w:rsid w:val="00F701EA"/>
    <w:rsid w:val="00F703A5"/>
    <w:rsid w:val="00F704E4"/>
    <w:rsid w:val="00F70905"/>
    <w:rsid w:val="00F70A5E"/>
    <w:rsid w:val="00F70D0B"/>
    <w:rsid w:val="00F71759"/>
    <w:rsid w:val="00F71DF8"/>
    <w:rsid w:val="00F71F94"/>
    <w:rsid w:val="00F7204D"/>
    <w:rsid w:val="00F7262F"/>
    <w:rsid w:val="00F7278B"/>
    <w:rsid w:val="00F72FDB"/>
    <w:rsid w:val="00F7323A"/>
    <w:rsid w:val="00F7355C"/>
    <w:rsid w:val="00F737E7"/>
    <w:rsid w:val="00F73CAD"/>
    <w:rsid w:val="00F73E52"/>
    <w:rsid w:val="00F73F6B"/>
    <w:rsid w:val="00F74565"/>
    <w:rsid w:val="00F7531B"/>
    <w:rsid w:val="00F754FF"/>
    <w:rsid w:val="00F755C3"/>
    <w:rsid w:val="00F75979"/>
    <w:rsid w:val="00F75C58"/>
    <w:rsid w:val="00F76033"/>
    <w:rsid w:val="00F76724"/>
    <w:rsid w:val="00F768B9"/>
    <w:rsid w:val="00F7699E"/>
    <w:rsid w:val="00F77549"/>
    <w:rsid w:val="00F77637"/>
    <w:rsid w:val="00F776E6"/>
    <w:rsid w:val="00F7770B"/>
    <w:rsid w:val="00F77AEF"/>
    <w:rsid w:val="00F77DFC"/>
    <w:rsid w:val="00F77ECF"/>
    <w:rsid w:val="00F8004C"/>
    <w:rsid w:val="00F80307"/>
    <w:rsid w:val="00F80522"/>
    <w:rsid w:val="00F80A21"/>
    <w:rsid w:val="00F80AFF"/>
    <w:rsid w:val="00F81132"/>
    <w:rsid w:val="00F81878"/>
    <w:rsid w:val="00F81CFC"/>
    <w:rsid w:val="00F81E96"/>
    <w:rsid w:val="00F81F14"/>
    <w:rsid w:val="00F8243D"/>
    <w:rsid w:val="00F8269F"/>
    <w:rsid w:val="00F8286D"/>
    <w:rsid w:val="00F82D0E"/>
    <w:rsid w:val="00F82DE4"/>
    <w:rsid w:val="00F82F2B"/>
    <w:rsid w:val="00F83680"/>
    <w:rsid w:val="00F83FB0"/>
    <w:rsid w:val="00F84061"/>
    <w:rsid w:val="00F84692"/>
    <w:rsid w:val="00F8488A"/>
    <w:rsid w:val="00F84972"/>
    <w:rsid w:val="00F849F8"/>
    <w:rsid w:val="00F84CB6"/>
    <w:rsid w:val="00F84D3C"/>
    <w:rsid w:val="00F851A9"/>
    <w:rsid w:val="00F85340"/>
    <w:rsid w:val="00F85367"/>
    <w:rsid w:val="00F85EBE"/>
    <w:rsid w:val="00F861CA"/>
    <w:rsid w:val="00F86548"/>
    <w:rsid w:val="00F86609"/>
    <w:rsid w:val="00F86B7E"/>
    <w:rsid w:val="00F86E3D"/>
    <w:rsid w:val="00F872C7"/>
    <w:rsid w:val="00F87479"/>
    <w:rsid w:val="00F9001F"/>
    <w:rsid w:val="00F900C4"/>
    <w:rsid w:val="00F90315"/>
    <w:rsid w:val="00F903AB"/>
    <w:rsid w:val="00F90683"/>
    <w:rsid w:val="00F908EF"/>
    <w:rsid w:val="00F90A61"/>
    <w:rsid w:val="00F90DBB"/>
    <w:rsid w:val="00F90DF6"/>
    <w:rsid w:val="00F918D3"/>
    <w:rsid w:val="00F921BD"/>
    <w:rsid w:val="00F92520"/>
    <w:rsid w:val="00F9261B"/>
    <w:rsid w:val="00F92968"/>
    <w:rsid w:val="00F92B81"/>
    <w:rsid w:val="00F93151"/>
    <w:rsid w:val="00F93CC8"/>
    <w:rsid w:val="00F93F23"/>
    <w:rsid w:val="00F941B8"/>
    <w:rsid w:val="00F9420C"/>
    <w:rsid w:val="00F9441B"/>
    <w:rsid w:val="00F948EB"/>
    <w:rsid w:val="00F94910"/>
    <w:rsid w:val="00F94916"/>
    <w:rsid w:val="00F94EC1"/>
    <w:rsid w:val="00F94F54"/>
    <w:rsid w:val="00F95082"/>
    <w:rsid w:val="00F9528D"/>
    <w:rsid w:val="00F95790"/>
    <w:rsid w:val="00F958F5"/>
    <w:rsid w:val="00F9593A"/>
    <w:rsid w:val="00F960E0"/>
    <w:rsid w:val="00F9645C"/>
    <w:rsid w:val="00F96705"/>
    <w:rsid w:val="00F9692C"/>
    <w:rsid w:val="00F96D7E"/>
    <w:rsid w:val="00F96D88"/>
    <w:rsid w:val="00F96ECB"/>
    <w:rsid w:val="00F971C0"/>
    <w:rsid w:val="00F97867"/>
    <w:rsid w:val="00F97AAE"/>
    <w:rsid w:val="00F97F7A"/>
    <w:rsid w:val="00FA01F4"/>
    <w:rsid w:val="00FA079E"/>
    <w:rsid w:val="00FA11D1"/>
    <w:rsid w:val="00FA185D"/>
    <w:rsid w:val="00FA18F5"/>
    <w:rsid w:val="00FA1AF4"/>
    <w:rsid w:val="00FA1C13"/>
    <w:rsid w:val="00FA2007"/>
    <w:rsid w:val="00FA2492"/>
    <w:rsid w:val="00FA2908"/>
    <w:rsid w:val="00FA2E53"/>
    <w:rsid w:val="00FA2E68"/>
    <w:rsid w:val="00FA2E8A"/>
    <w:rsid w:val="00FA2F6A"/>
    <w:rsid w:val="00FA3202"/>
    <w:rsid w:val="00FA38D2"/>
    <w:rsid w:val="00FA394F"/>
    <w:rsid w:val="00FA3A56"/>
    <w:rsid w:val="00FA3B33"/>
    <w:rsid w:val="00FA3CAE"/>
    <w:rsid w:val="00FA3D44"/>
    <w:rsid w:val="00FA404F"/>
    <w:rsid w:val="00FA4410"/>
    <w:rsid w:val="00FA4597"/>
    <w:rsid w:val="00FA518C"/>
    <w:rsid w:val="00FA54C7"/>
    <w:rsid w:val="00FA572B"/>
    <w:rsid w:val="00FA5BEF"/>
    <w:rsid w:val="00FA5CD9"/>
    <w:rsid w:val="00FA6300"/>
    <w:rsid w:val="00FA65AF"/>
    <w:rsid w:val="00FA660E"/>
    <w:rsid w:val="00FA69E1"/>
    <w:rsid w:val="00FA6A61"/>
    <w:rsid w:val="00FA6B5A"/>
    <w:rsid w:val="00FA6BE2"/>
    <w:rsid w:val="00FA6F55"/>
    <w:rsid w:val="00FA74F1"/>
    <w:rsid w:val="00FA7778"/>
    <w:rsid w:val="00FB0776"/>
    <w:rsid w:val="00FB07DD"/>
    <w:rsid w:val="00FB0B92"/>
    <w:rsid w:val="00FB1A60"/>
    <w:rsid w:val="00FB1AAF"/>
    <w:rsid w:val="00FB1C0D"/>
    <w:rsid w:val="00FB221D"/>
    <w:rsid w:val="00FB26AE"/>
    <w:rsid w:val="00FB2C59"/>
    <w:rsid w:val="00FB2EA6"/>
    <w:rsid w:val="00FB3018"/>
    <w:rsid w:val="00FB31A6"/>
    <w:rsid w:val="00FB3393"/>
    <w:rsid w:val="00FB36FF"/>
    <w:rsid w:val="00FB37AB"/>
    <w:rsid w:val="00FB37C7"/>
    <w:rsid w:val="00FB3F1F"/>
    <w:rsid w:val="00FB421D"/>
    <w:rsid w:val="00FB495D"/>
    <w:rsid w:val="00FB4E6B"/>
    <w:rsid w:val="00FB4F5A"/>
    <w:rsid w:val="00FB52E3"/>
    <w:rsid w:val="00FB5586"/>
    <w:rsid w:val="00FB59D9"/>
    <w:rsid w:val="00FB5B13"/>
    <w:rsid w:val="00FB5D7C"/>
    <w:rsid w:val="00FB5DF4"/>
    <w:rsid w:val="00FB6641"/>
    <w:rsid w:val="00FB6C26"/>
    <w:rsid w:val="00FB7534"/>
    <w:rsid w:val="00FB798D"/>
    <w:rsid w:val="00FB7B3F"/>
    <w:rsid w:val="00FB7BA8"/>
    <w:rsid w:val="00FC004C"/>
    <w:rsid w:val="00FC01FD"/>
    <w:rsid w:val="00FC0927"/>
    <w:rsid w:val="00FC0AE6"/>
    <w:rsid w:val="00FC0E40"/>
    <w:rsid w:val="00FC10CF"/>
    <w:rsid w:val="00FC1105"/>
    <w:rsid w:val="00FC140A"/>
    <w:rsid w:val="00FC14B4"/>
    <w:rsid w:val="00FC1A37"/>
    <w:rsid w:val="00FC1D48"/>
    <w:rsid w:val="00FC1EA3"/>
    <w:rsid w:val="00FC21D9"/>
    <w:rsid w:val="00FC22E7"/>
    <w:rsid w:val="00FC339C"/>
    <w:rsid w:val="00FC3549"/>
    <w:rsid w:val="00FC3AC0"/>
    <w:rsid w:val="00FC524A"/>
    <w:rsid w:val="00FC52F1"/>
    <w:rsid w:val="00FC5819"/>
    <w:rsid w:val="00FC5851"/>
    <w:rsid w:val="00FC5A89"/>
    <w:rsid w:val="00FC5F0C"/>
    <w:rsid w:val="00FC66DB"/>
    <w:rsid w:val="00FC6828"/>
    <w:rsid w:val="00FC6D4C"/>
    <w:rsid w:val="00FC6E65"/>
    <w:rsid w:val="00FC6E92"/>
    <w:rsid w:val="00FC7051"/>
    <w:rsid w:val="00FC70AF"/>
    <w:rsid w:val="00FC73CD"/>
    <w:rsid w:val="00FD005E"/>
    <w:rsid w:val="00FD034E"/>
    <w:rsid w:val="00FD0640"/>
    <w:rsid w:val="00FD073A"/>
    <w:rsid w:val="00FD0DE1"/>
    <w:rsid w:val="00FD0ECD"/>
    <w:rsid w:val="00FD10B5"/>
    <w:rsid w:val="00FD141A"/>
    <w:rsid w:val="00FD16CD"/>
    <w:rsid w:val="00FD20CB"/>
    <w:rsid w:val="00FD2844"/>
    <w:rsid w:val="00FD2A1A"/>
    <w:rsid w:val="00FD3141"/>
    <w:rsid w:val="00FD36C7"/>
    <w:rsid w:val="00FD3EC2"/>
    <w:rsid w:val="00FD3FA1"/>
    <w:rsid w:val="00FD44F5"/>
    <w:rsid w:val="00FD46C2"/>
    <w:rsid w:val="00FD4CFA"/>
    <w:rsid w:val="00FD4DE7"/>
    <w:rsid w:val="00FD562E"/>
    <w:rsid w:val="00FD567D"/>
    <w:rsid w:val="00FD56E2"/>
    <w:rsid w:val="00FD577C"/>
    <w:rsid w:val="00FD5DE7"/>
    <w:rsid w:val="00FD5EEF"/>
    <w:rsid w:val="00FD5EFB"/>
    <w:rsid w:val="00FD61BC"/>
    <w:rsid w:val="00FD6671"/>
    <w:rsid w:val="00FD67D1"/>
    <w:rsid w:val="00FD692A"/>
    <w:rsid w:val="00FD6B5A"/>
    <w:rsid w:val="00FD730C"/>
    <w:rsid w:val="00FD762C"/>
    <w:rsid w:val="00FD79DF"/>
    <w:rsid w:val="00FD7DDB"/>
    <w:rsid w:val="00FE0557"/>
    <w:rsid w:val="00FE07D3"/>
    <w:rsid w:val="00FE0802"/>
    <w:rsid w:val="00FE08BB"/>
    <w:rsid w:val="00FE0970"/>
    <w:rsid w:val="00FE0B4B"/>
    <w:rsid w:val="00FE0B93"/>
    <w:rsid w:val="00FE0C66"/>
    <w:rsid w:val="00FE1409"/>
    <w:rsid w:val="00FE14E2"/>
    <w:rsid w:val="00FE1659"/>
    <w:rsid w:val="00FE1DCE"/>
    <w:rsid w:val="00FE241D"/>
    <w:rsid w:val="00FE25F5"/>
    <w:rsid w:val="00FE39AC"/>
    <w:rsid w:val="00FE3C27"/>
    <w:rsid w:val="00FE3DBD"/>
    <w:rsid w:val="00FE4FA4"/>
    <w:rsid w:val="00FE5160"/>
    <w:rsid w:val="00FE5412"/>
    <w:rsid w:val="00FE5B1A"/>
    <w:rsid w:val="00FE5CCF"/>
    <w:rsid w:val="00FE5DF9"/>
    <w:rsid w:val="00FE63E3"/>
    <w:rsid w:val="00FE652C"/>
    <w:rsid w:val="00FE6863"/>
    <w:rsid w:val="00FE6E05"/>
    <w:rsid w:val="00FF0799"/>
    <w:rsid w:val="00FF09FB"/>
    <w:rsid w:val="00FF0A93"/>
    <w:rsid w:val="00FF1001"/>
    <w:rsid w:val="00FF11B1"/>
    <w:rsid w:val="00FF131D"/>
    <w:rsid w:val="00FF169D"/>
    <w:rsid w:val="00FF2393"/>
    <w:rsid w:val="00FF24E4"/>
    <w:rsid w:val="00FF27F5"/>
    <w:rsid w:val="00FF2B8E"/>
    <w:rsid w:val="00FF355F"/>
    <w:rsid w:val="00FF3891"/>
    <w:rsid w:val="00FF3A25"/>
    <w:rsid w:val="00FF3DD8"/>
    <w:rsid w:val="00FF41E9"/>
    <w:rsid w:val="00FF4453"/>
    <w:rsid w:val="00FF4542"/>
    <w:rsid w:val="00FF5265"/>
    <w:rsid w:val="00FF5517"/>
    <w:rsid w:val="00FF5546"/>
    <w:rsid w:val="00FF5B78"/>
    <w:rsid w:val="00FF6486"/>
    <w:rsid w:val="00FF66FD"/>
    <w:rsid w:val="00FF6899"/>
    <w:rsid w:val="00FF6C34"/>
    <w:rsid w:val="00FF6F46"/>
    <w:rsid w:val="00FF7140"/>
    <w:rsid w:val="00FF7569"/>
    <w:rsid w:val="00FF77BD"/>
    <w:rsid w:val="00FF77ED"/>
    <w:rsid w:val="00FF7926"/>
    <w:rsid w:val="00FF79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CB766"/>
  <w15:chartTrackingRefBased/>
  <w15:docId w15:val="{9D75FC44-A4C4-49FB-8645-22B82489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320"/>
    <w:pPr>
      <w:spacing w:before="240" w:line="480" w:lineRule="auto"/>
      <w:ind w:left="36"/>
      <w:jc w:val="both"/>
    </w:pPr>
    <w:rPr>
      <w:rFonts w:asciiTheme="majorBidi" w:hAnsiTheme="majorBidi" w:cstheme="majorBidi"/>
      <w:sz w:val="24"/>
    </w:rPr>
  </w:style>
  <w:style w:type="paragraph" w:styleId="Heading1">
    <w:name w:val="heading 1"/>
    <w:basedOn w:val="Normal"/>
    <w:next w:val="Normal"/>
    <w:link w:val="Heading1Char"/>
    <w:uiPriority w:val="9"/>
    <w:qFormat/>
    <w:rsid w:val="00647320"/>
    <w:pPr>
      <w:keepNext/>
      <w:keepLines/>
      <w:numPr>
        <w:numId w:val="2"/>
      </w:numPr>
      <w:spacing w:after="0"/>
      <w:outlineLvl w:val="0"/>
    </w:pPr>
    <w:rPr>
      <w:rFonts w:ascii="Arial" w:eastAsiaTheme="majorEastAsia" w:hAnsi="Arial"/>
      <w:b/>
      <w:bCs/>
    </w:rPr>
  </w:style>
  <w:style w:type="paragraph" w:styleId="Heading2">
    <w:name w:val="heading 2"/>
    <w:basedOn w:val="Heading1"/>
    <w:next w:val="Normal"/>
    <w:link w:val="Heading2Char"/>
    <w:uiPriority w:val="9"/>
    <w:unhideWhenUsed/>
    <w:qFormat/>
    <w:rsid w:val="00647320"/>
    <w:pPr>
      <w:numPr>
        <w:ilvl w:val="1"/>
        <w:numId w:val="1"/>
      </w:numPr>
      <w:spacing w:after="120"/>
      <w:ind w:left="720" w:hanging="702"/>
      <w:outlineLvl w:val="1"/>
    </w:pPr>
    <w:rPr>
      <w:i/>
      <w:iCs/>
    </w:rPr>
  </w:style>
  <w:style w:type="paragraph" w:styleId="Heading3">
    <w:name w:val="heading 3"/>
    <w:basedOn w:val="ListParagraph"/>
    <w:next w:val="Normal"/>
    <w:link w:val="Heading3Char"/>
    <w:uiPriority w:val="9"/>
    <w:unhideWhenUsed/>
    <w:qFormat/>
    <w:rsid w:val="00647320"/>
    <w:pPr>
      <w:numPr>
        <w:ilvl w:val="2"/>
        <w:numId w:val="1"/>
      </w:numPr>
      <w:spacing w:after="0"/>
      <w:ind w:left="720" w:hanging="720"/>
      <w:outlineLvl w:val="2"/>
    </w:pPr>
    <w:rPr>
      <w:rFonts w:ascii="Arial" w:hAnsi="Arial" w:cs="Arial"/>
      <w:b/>
      <w:bCs/>
      <w:i/>
      <w:iCs/>
    </w:rPr>
  </w:style>
  <w:style w:type="paragraph" w:styleId="Heading4">
    <w:name w:val="heading 4"/>
    <w:basedOn w:val="ListParagraph"/>
    <w:next w:val="Normal"/>
    <w:link w:val="Heading4Char"/>
    <w:uiPriority w:val="9"/>
    <w:unhideWhenUsed/>
    <w:qFormat/>
    <w:rsid w:val="00647320"/>
    <w:pPr>
      <w:numPr>
        <w:numId w:val="3"/>
      </w:numPr>
      <w:tabs>
        <w:tab w:val="num" w:pos="360"/>
      </w:tabs>
      <w:spacing w:before="360"/>
      <w:ind w:left="720" w:firstLine="0"/>
      <w:outlineLvl w:val="3"/>
    </w:pPr>
    <w:rPr>
      <w:rFonts w:ascii="Times New Roman" w:hAnsi="Times New Roman" w:cs="Times New Roman"/>
      <w:b/>
      <w:bCs/>
      <w:i/>
      <w:iCs/>
    </w:rPr>
  </w:style>
  <w:style w:type="paragraph" w:styleId="Heading5">
    <w:name w:val="heading 5"/>
    <w:basedOn w:val="ListParagraph"/>
    <w:next w:val="Normal"/>
    <w:link w:val="Heading5Char"/>
    <w:uiPriority w:val="9"/>
    <w:unhideWhenUsed/>
    <w:qFormat/>
    <w:rsid w:val="00647320"/>
    <w:pPr>
      <w:numPr>
        <w:numId w:val="4"/>
      </w:numPr>
      <w:tabs>
        <w:tab w:val="num" w:pos="360"/>
      </w:tabs>
      <w:spacing w:after="0"/>
      <w:ind w:left="720" w:firstLine="0"/>
      <w:outlineLvl w:val="4"/>
    </w:pPr>
    <w:rPr>
      <w:b/>
      <w:bCs/>
    </w:rPr>
  </w:style>
  <w:style w:type="paragraph" w:styleId="Heading6">
    <w:name w:val="heading 6"/>
    <w:link w:val="Heading6Char"/>
    <w:uiPriority w:val="9"/>
    <w:semiHidden/>
    <w:unhideWhenUsed/>
    <w:qFormat/>
    <w:rsid w:val="00647320"/>
    <w:pPr>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7320"/>
    <w:pPr>
      <w:jc w:val="center"/>
    </w:pPr>
    <w:rPr>
      <w:b/>
      <w:bCs/>
      <w:sz w:val="28"/>
      <w:szCs w:val="28"/>
    </w:rPr>
  </w:style>
  <w:style w:type="character" w:customStyle="1" w:styleId="TitleChar">
    <w:name w:val="Title Char"/>
    <w:basedOn w:val="DefaultParagraphFont"/>
    <w:link w:val="Title"/>
    <w:uiPriority w:val="10"/>
    <w:rsid w:val="00BB5D6E"/>
    <w:rPr>
      <w:rFonts w:asciiTheme="majorBidi" w:hAnsiTheme="majorBidi" w:cstheme="majorBidi"/>
      <w:b/>
      <w:bCs/>
      <w:sz w:val="28"/>
      <w:szCs w:val="28"/>
    </w:rPr>
  </w:style>
  <w:style w:type="paragraph" w:styleId="NoSpacing">
    <w:name w:val="No Spacing"/>
    <w:aliases w:val="HEADING 3"/>
    <w:uiPriority w:val="1"/>
    <w:qFormat/>
    <w:rsid w:val="00BB5D6E"/>
    <w:pPr>
      <w:spacing w:after="0" w:line="240" w:lineRule="auto"/>
    </w:pPr>
  </w:style>
  <w:style w:type="paragraph" w:styleId="Subtitle">
    <w:name w:val="Subtitle"/>
    <w:aliases w:val="Author List"/>
    <w:basedOn w:val="Normal"/>
    <w:next w:val="Normal"/>
    <w:link w:val="SubtitleChar"/>
    <w:uiPriority w:val="11"/>
    <w:qFormat/>
    <w:rsid w:val="00BB5D6E"/>
    <w:pPr>
      <w:jc w:val="center"/>
    </w:pPr>
    <w:rPr>
      <w:i/>
      <w:iCs/>
    </w:rPr>
  </w:style>
  <w:style w:type="character" w:customStyle="1" w:styleId="SubtitleChar">
    <w:name w:val="Subtitle Char"/>
    <w:aliases w:val="Author List Char"/>
    <w:basedOn w:val="DefaultParagraphFont"/>
    <w:link w:val="Subtitle"/>
    <w:uiPriority w:val="11"/>
    <w:rsid w:val="00BB5D6E"/>
    <w:rPr>
      <w:rFonts w:asciiTheme="majorBidi" w:hAnsiTheme="majorBidi" w:cstheme="majorBidi"/>
      <w:i/>
      <w:iCs/>
      <w:sz w:val="24"/>
      <w:szCs w:val="24"/>
    </w:rPr>
  </w:style>
  <w:style w:type="character" w:styleId="SubtleEmphasis">
    <w:name w:val="Subtle Emphasis"/>
    <w:basedOn w:val="DefaultParagraphFont"/>
    <w:uiPriority w:val="19"/>
    <w:rsid w:val="00BB5D6E"/>
    <w:rPr>
      <w:i/>
      <w:iCs/>
      <w:color w:val="404040" w:themeColor="text1" w:themeTint="BF"/>
    </w:rPr>
  </w:style>
  <w:style w:type="character" w:customStyle="1" w:styleId="Heading1Char">
    <w:name w:val="Heading 1 Char"/>
    <w:basedOn w:val="DefaultParagraphFont"/>
    <w:link w:val="Heading1"/>
    <w:uiPriority w:val="9"/>
    <w:rsid w:val="00EE4F46"/>
    <w:rPr>
      <w:rFonts w:ascii="Arial" w:eastAsiaTheme="majorEastAsia" w:hAnsi="Arial" w:cstheme="majorBidi"/>
      <w:b/>
      <w:bCs/>
      <w:sz w:val="24"/>
    </w:rPr>
  </w:style>
  <w:style w:type="character" w:customStyle="1" w:styleId="Heading2Char">
    <w:name w:val="Heading 2 Char"/>
    <w:basedOn w:val="DefaultParagraphFont"/>
    <w:link w:val="Heading2"/>
    <w:uiPriority w:val="9"/>
    <w:rsid w:val="00921669"/>
    <w:rPr>
      <w:rFonts w:ascii="Arial" w:eastAsiaTheme="majorEastAsia" w:hAnsi="Arial" w:cstheme="majorBidi"/>
      <w:b/>
      <w:bCs/>
      <w:i/>
      <w:iCs/>
      <w:sz w:val="24"/>
    </w:rPr>
  </w:style>
  <w:style w:type="numbering" w:customStyle="1" w:styleId="Style1">
    <w:name w:val="Style1"/>
    <w:uiPriority w:val="99"/>
    <w:rsid w:val="000152ED"/>
    <w:pPr>
      <w:numPr>
        <w:numId w:val="1"/>
      </w:numPr>
    </w:pPr>
  </w:style>
  <w:style w:type="character" w:customStyle="1" w:styleId="Heading3Char">
    <w:name w:val="Heading 3 Char"/>
    <w:basedOn w:val="DefaultParagraphFont"/>
    <w:link w:val="Heading3"/>
    <w:uiPriority w:val="9"/>
    <w:rsid w:val="005E4609"/>
    <w:rPr>
      <w:rFonts w:ascii="Arial" w:hAnsi="Arial" w:cs="Arial"/>
      <w:b/>
      <w:bCs/>
      <w:i/>
      <w:iCs/>
      <w:sz w:val="24"/>
    </w:rPr>
  </w:style>
  <w:style w:type="paragraph" w:customStyle="1" w:styleId="FigTableCaption">
    <w:name w:val="Fig. Table Caption"/>
    <w:basedOn w:val="Heading3"/>
    <w:link w:val="FigTableCaptionChar"/>
    <w:rsid w:val="00845BDD"/>
  </w:style>
  <w:style w:type="paragraph" w:styleId="ListParagraph">
    <w:name w:val="List Paragraph"/>
    <w:aliases w:val="Fig Tab Caption"/>
    <w:basedOn w:val="Normal"/>
    <w:link w:val="ListParagraphChar"/>
    <w:qFormat/>
    <w:rsid w:val="00647320"/>
    <w:pPr>
      <w:ind w:left="720"/>
      <w:contextualSpacing/>
    </w:pPr>
  </w:style>
  <w:style w:type="character" w:customStyle="1" w:styleId="FigTableCaptionChar">
    <w:name w:val="Fig. Table Caption Char"/>
    <w:basedOn w:val="Heading3Char"/>
    <w:link w:val="FigTableCaption"/>
    <w:rsid w:val="00845BDD"/>
    <w:rPr>
      <w:rFonts w:ascii="Arial" w:hAnsi="Arial" w:cs="Arial"/>
      <w:b/>
      <w:bCs/>
      <w:i/>
      <w:iCs/>
      <w:sz w:val="24"/>
      <w:szCs w:val="24"/>
    </w:rPr>
  </w:style>
  <w:style w:type="table" w:styleId="TableGrid">
    <w:name w:val="Table Grid"/>
    <w:basedOn w:val="TableNormal"/>
    <w:uiPriority w:val="39"/>
    <w:rsid w:val="00DB7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541FB"/>
    <w:pPr>
      <w:tabs>
        <w:tab w:val="left" w:pos="504"/>
      </w:tabs>
      <w:spacing w:after="0" w:line="240" w:lineRule="auto"/>
      <w:ind w:left="504" w:hanging="504"/>
    </w:pPr>
  </w:style>
  <w:style w:type="paragraph" w:customStyle="1" w:styleId="Firstparagraph">
    <w:name w:val="First paragraph"/>
    <w:basedOn w:val="Normal"/>
    <w:next w:val="Normal"/>
    <w:rsid w:val="004A069B"/>
    <w:pPr>
      <w:overflowPunct w:val="0"/>
      <w:autoSpaceDE w:val="0"/>
      <w:autoSpaceDN w:val="0"/>
      <w:adjustRightInd w:val="0"/>
      <w:spacing w:after="0" w:line="260" w:lineRule="exact"/>
      <w:textAlignment w:val="baseline"/>
    </w:pPr>
    <w:rPr>
      <w:rFonts w:ascii="Times New Roman" w:eastAsia="Times New Roman" w:hAnsi="Times New Roman" w:cs="Times New Roman"/>
      <w:szCs w:val="20"/>
    </w:rPr>
  </w:style>
  <w:style w:type="character" w:customStyle="1" w:styleId="Heading4Char">
    <w:name w:val="Heading 4 Char"/>
    <w:basedOn w:val="DefaultParagraphFont"/>
    <w:link w:val="Heading4"/>
    <w:uiPriority w:val="9"/>
    <w:rsid w:val="00513452"/>
    <w:rPr>
      <w:rFonts w:ascii="Times New Roman" w:hAnsi="Times New Roman" w:cs="Times New Roman"/>
      <w:b/>
      <w:bCs/>
      <w:i/>
      <w:iCs/>
      <w:sz w:val="24"/>
    </w:rPr>
  </w:style>
  <w:style w:type="character" w:styleId="PlaceholderText">
    <w:name w:val="Placeholder Text"/>
    <w:basedOn w:val="DefaultParagraphFont"/>
    <w:uiPriority w:val="99"/>
    <w:semiHidden/>
    <w:rsid w:val="00E70012"/>
    <w:rPr>
      <w:color w:val="808080"/>
    </w:rPr>
  </w:style>
  <w:style w:type="character" w:styleId="LineNumber">
    <w:name w:val="line number"/>
    <w:basedOn w:val="DefaultParagraphFont"/>
    <w:uiPriority w:val="99"/>
    <w:semiHidden/>
    <w:unhideWhenUsed/>
    <w:rsid w:val="00140DEE"/>
  </w:style>
  <w:style w:type="paragraph" w:customStyle="1" w:styleId="Style2">
    <w:name w:val="Style2"/>
    <w:basedOn w:val="Caption"/>
    <w:next w:val="Normal"/>
    <w:qFormat/>
    <w:rsid w:val="00C111E0"/>
    <w:pPr>
      <w:spacing w:after="0"/>
    </w:pPr>
    <w:rPr>
      <w:iCs w:val="0"/>
      <w:color w:val="auto"/>
      <w:sz w:val="20"/>
    </w:rPr>
  </w:style>
  <w:style w:type="paragraph" w:styleId="Caption">
    <w:name w:val="caption"/>
    <w:basedOn w:val="Normal"/>
    <w:next w:val="Normal"/>
    <w:link w:val="CaptionChar"/>
    <w:uiPriority w:val="35"/>
    <w:unhideWhenUsed/>
    <w:qFormat/>
    <w:rsid w:val="0008251F"/>
    <w:pPr>
      <w:spacing w:after="240" w:line="240" w:lineRule="auto"/>
      <w:jc w:val="center"/>
    </w:pPr>
    <w:rPr>
      <w:i/>
      <w:iCs/>
      <w:color w:val="000000" w:themeColor="text1"/>
    </w:rPr>
  </w:style>
  <w:style w:type="character" w:styleId="CommentReference">
    <w:name w:val="annotation reference"/>
    <w:basedOn w:val="DefaultParagraphFont"/>
    <w:uiPriority w:val="99"/>
    <w:unhideWhenUsed/>
    <w:rsid w:val="00647320"/>
    <w:rPr>
      <w:sz w:val="16"/>
      <w:szCs w:val="16"/>
    </w:rPr>
  </w:style>
  <w:style w:type="paragraph" w:styleId="CommentText">
    <w:name w:val="annotation text"/>
    <w:basedOn w:val="Normal"/>
    <w:link w:val="CommentTextChar"/>
    <w:uiPriority w:val="99"/>
    <w:unhideWhenUsed/>
    <w:qFormat/>
    <w:rsid w:val="00647320"/>
    <w:pPr>
      <w:spacing w:line="240" w:lineRule="auto"/>
    </w:pPr>
    <w:rPr>
      <w:sz w:val="20"/>
      <w:szCs w:val="20"/>
    </w:rPr>
  </w:style>
  <w:style w:type="character" w:customStyle="1" w:styleId="CommentTextChar">
    <w:name w:val="Comment Text Char"/>
    <w:basedOn w:val="DefaultParagraphFont"/>
    <w:link w:val="CommentText"/>
    <w:uiPriority w:val="99"/>
    <w:qFormat/>
    <w:rsid w:val="006E4408"/>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6E4408"/>
    <w:rPr>
      <w:b/>
      <w:bCs/>
    </w:rPr>
  </w:style>
  <w:style w:type="character" w:customStyle="1" w:styleId="CommentSubjectChar">
    <w:name w:val="Comment Subject Char"/>
    <w:basedOn w:val="CommentTextChar"/>
    <w:link w:val="CommentSubject"/>
    <w:uiPriority w:val="99"/>
    <w:semiHidden/>
    <w:rsid w:val="006E4408"/>
    <w:rPr>
      <w:rFonts w:asciiTheme="majorBidi" w:hAnsiTheme="majorBidi" w:cstheme="majorBidi"/>
      <w:b/>
      <w:bCs/>
      <w:sz w:val="20"/>
      <w:szCs w:val="20"/>
    </w:rPr>
  </w:style>
  <w:style w:type="paragraph" w:customStyle="1" w:styleId="TableDataStyle">
    <w:name w:val="Table Data Style"/>
    <w:basedOn w:val="Normal"/>
    <w:qFormat/>
    <w:rsid w:val="00BC20F9"/>
    <w:pPr>
      <w:spacing w:before="0" w:after="0" w:line="276" w:lineRule="auto"/>
      <w:jc w:val="center"/>
    </w:pPr>
    <w:rPr>
      <w:sz w:val="20"/>
    </w:rPr>
  </w:style>
  <w:style w:type="paragraph" w:styleId="Header">
    <w:name w:val="header"/>
    <w:basedOn w:val="Normal"/>
    <w:link w:val="HeaderChar"/>
    <w:uiPriority w:val="99"/>
    <w:unhideWhenUsed/>
    <w:rsid w:val="00E336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36E6"/>
    <w:rPr>
      <w:rFonts w:asciiTheme="majorBidi" w:hAnsiTheme="majorBidi" w:cstheme="majorBidi"/>
      <w:sz w:val="24"/>
      <w:szCs w:val="24"/>
    </w:rPr>
  </w:style>
  <w:style w:type="paragraph" w:styleId="Footer">
    <w:name w:val="footer"/>
    <w:basedOn w:val="Normal"/>
    <w:link w:val="FooterChar"/>
    <w:uiPriority w:val="99"/>
    <w:unhideWhenUsed/>
    <w:rsid w:val="00E336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36E6"/>
    <w:rPr>
      <w:rFonts w:asciiTheme="majorBidi" w:hAnsiTheme="majorBidi" w:cstheme="majorBidi"/>
      <w:sz w:val="24"/>
      <w:szCs w:val="24"/>
    </w:rPr>
  </w:style>
  <w:style w:type="paragraph" w:styleId="TOCHeading">
    <w:name w:val="TOC Heading"/>
    <w:basedOn w:val="Heading1"/>
    <w:next w:val="Normal"/>
    <w:uiPriority w:val="39"/>
    <w:unhideWhenUsed/>
    <w:qFormat/>
    <w:rsid w:val="008B247D"/>
    <w:pPr>
      <w:numPr>
        <w:numId w:val="0"/>
      </w:num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8B247D"/>
    <w:pPr>
      <w:spacing w:after="100"/>
      <w:ind w:left="0"/>
    </w:pPr>
  </w:style>
  <w:style w:type="paragraph" w:styleId="TOC2">
    <w:name w:val="toc 2"/>
    <w:basedOn w:val="Normal"/>
    <w:next w:val="Normal"/>
    <w:autoRedefine/>
    <w:uiPriority w:val="39"/>
    <w:unhideWhenUsed/>
    <w:rsid w:val="008B247D"/>
    <w:pPr>
      <w:spacing w:after="100"/>
      <w:ind w:left="240"/>
    </w:pPr>
  </w:style>
  <w:style w:type="paragraph" w:styleId="TOC3">
    <w:name w:val="toc 3"/>
    <w:basedOn w:val="Normal"/>
    <w:next w:val="Normal"/>
    <w:autoRedefine/>
    <w:uiPriority w:val="39"/>
    <w:unhideWhenUsed/>
    <w:rsid w:val="008B247D"/>
    <w:pPr>
      <w:spacing w:after="100"/>
      <w:ind w:left="480"/>
    </w:pPr>
  </w:style>
  <w:style w:type="character" w:styleId="Hyperlink">
    <w:name w:val="Hyperlink"/>
    <w:basedOn w:val="DefaultParagraphFont"/>
    <w:uiPriority w:val="99"/>
    <w:unhideWhenUsed/>
    <w:rsid w:val="00647320"/>
    <w:rPr>
      <w:color w:val="0563C1" w:themeColor="hyperlink"/>
      <w:u w:val="single"/>
    </w:rPr>
  </w:style>
  <w:style w:type="character" w:customStyle="1" w:styleId="Heading5Char">
    <w:name w:val="Heading 5 Char"/>
    <w:basedOn w:val="DefaultParagraphFont"/>
    <w:link w:val="Heading5"/>
    <w:uiPriority w:val="9"/>
    <w:rsid w:val="005053CC"/>
    <w:rPr>
      <w:rFonts w:asciiTheme="majorBidi" w:hAnsiTheme="majorBidi" w:cstheme="majorBidi"/>
      <w:b/>
      <w:bCs/>
      <w:sz w:val="24"/>
    </w:rPr>
  </w:style>
  <w:style w:type="table" w:customStyle="1" w:styleId="TableGrid1">
    <w:name w:val="Table Grid1"/>
    <w:basedOn w:val="TableNormal"/>
    <w:next w:val="TableGrid"/>
    <w:uiPriority w:val="39"/>
    <w:rsid w:val="00CE1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sid w:val="00C459C3"/>
    <w:rPr>
      <w:color w:val="605E5C"/>
      <w:shd w:val="clear" w:color="auto" w:fill="E1DFDD"/>
    </w:rPr>
  </w:style>
  <w:style w:type="paragraph" w:styleId="Revision">
    <w:name w:val="Revision"/>
    <w:hidden/>
    <w:uiPriority w:val="99"/>
    <w:semiHidden/>
    <w:rsid w:val="000F041E"/>
    <w:pPr>
      <w:spacing w:after="0" w:line="240" w:lineRule="auto"/>
    </w:pPr>
  </w:style>
  <w:style w:type="paragraph" w:styleId="BalloonText">
    <w:name w:val="Balloon Text"/>
    <w:basedOn w:val="Normal"/>
    <w:link w:val="BalloonTextChar"/>
    <w:uiPriority w:val="99"/>
    <w:semiHidden/>
    <w:unhideWhenUsed/>
    <w:rsid w:val="000F041E"/>
    <w:pPr>
      <w:spacing w:before="0" w:after="240" w:line="240" w:lineRule="auto"/>
      <w:ind w:left="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41E"/>
    <w:rPr>
      <w:rFonts w:ascii="Segoe UI" w:hAnsi="Segoe UI" w:cs="Segoe UI"/>
      <w:sz w:val="18"/>
      <w:szCs w:val="18"/>
    </w:rPr>
  </w:style>
  <w:style w:type="paragraph" w:customStyle="1" w:styleId="FigureCaption">
    <w:name w:val="Figure Caption"/>
    <w:basedOn w:val="Caption"/>
    <w:link w:val="FigureCaptionChar"/>
    <w:rsid w:val="000F041E"/>
    <w:pPr>
      <w:ind w:left="0"/>
    </w:pPr>
  </w:style>
  <w:style w:type="character" w:customStyle="1" w:styleId="CaptionChar">
    <w:name w:val="Caption Char"/>
    <w:basedOn w:val="DefaultParagraphFont"/>
    <w:link w:val="Caption"/>
    <w:uiPriority w:val="35"/>
    <w:rsid w:val="0008251F"/>
    <w:rPr>
      <w:rFonts w:asciiTheme="majorBidi" w:hAnsiTheme="majorBidi" w:cstheme="majorBidi"/>
      <w:i/>
      <w:iCs/>
      <w:color w:val="000000" w:themeColor="text1"/>
      <w:szCs w:val="24"/>
    </w:rPr>
  </w:style>
  <w:style w:type="character" w:customStyle="1" w:styleId="FigureCaptionChar">
    <w:name w:val="Figure Caption Char"/>
    <w:basedOn w:val="CaptionChar"/>
    <w:link w:val="FigureCaption"/>
    <w:rsid w:val="000F041E"/>
    <w:rPr>
      <w:rFonts w:asciiTheme="majorBidi" w:hAnsiTheme="majorBidi" w:cstheme="majorBidi"/>
      <w:i/>
      <w:iCs/>
      <w:color w:val="000000" w:themeColor="text1"/>
      <w:sz w:val="24"/>
      <w:szCs w:val="24"/>
    </w:rPr>
  </w:style>
  <w:style w:type="character" w:customStyle="1" w:styleId="fontstyle01">
    <w:name w:val="fontstyle01"/>
    <w:basedOn w:val="DefaultParagraphFont"/>
    <w:rsid w:val="000F041E"/>
    <w:rPr>
      <w:rFonts w:ascii="CIDFont+F4" w:hAnsi="CIDFont+F4" w:hint="default"/>
      <w:b w:val="0"/>
      <w:bCs w:val="0"/>
      <w:i/>
      <w:iCs/>
      <w:color w:val="000000"/>
      <w:sz w:val="20"/>
      <w:szCs w:val="20"/>
    </w:rPr>
  </w:style>
  <w:style w:type="character" w:customStyle="1" w:styleId="ListParagraphChar">
    <w:name w:val="List Paragraph Char"/>
    <w:aliases w:val="Fig Tab Caption Char"/>
    <w:basedOn w:val="DefaultParagraphFont"/>
    <w:link w:val="ListParagraph"/>
    <w:rsid w:val="000F041E"/>
    <w:rPr>
      <w:rFonts w:asciiTheme="majorBidi" w:hAnsiTheme="majorBidi" w:cstheme="majorBidi"/>
      <w:sz w:val="24"/>
    </w:rPr>
  </w:style>
  <w:style w:type="character" w:customStyle="1" w:styleId="Style1Char">
    <w:name w:val="Style1 Char"/>
    <w:basedOn w:val="ListParagraphChar"/>
    <w:rsid w:val="000F041E"/>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647320"/>
    <w:pPr>
      <w:spacing w:before="0" w:after="240" w:line="240" w:lineRule="auto"/>
      <w:ind w:left="0"/>
    </w:pPr>
    <w:rPr>
      <w:sz w:val="20"/>
      <w:szCs w:val="20"/>
    </w:rPr>
  </w:style>
  <w:style w:type="character" w:customStyle="1" w:styleId="FootnoteTextChar">
    <w:name w:val="Footnote Text Char"/>
    <w:basedOn w:val="DefaultParagraphFont"/>
    <w:link w:val="FootnoteText"/>
    <w:uiPriority w:val="99"/>
    <w:semiHidden/>
    <w:rsid w:val="000F041E"/>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647320"/>
    <w:rPr>
      <w:vertAlign w:val="superscript"/>
    </w:rPr>
  </w:style>
  <w:style w:type="paragraph" w:styleId="ListBullet">
    <w:name w:val="List Bullet"/>
    <w:basedOn w:val="Normal"/>
    <w:uiPriority w:val="99"/>
    <w:unhideWhenUsed/>
    <w:rsid w:val="008E000F"/>
    <w:pPr>
      <w:numPr>
        <w:numId w:val="14"/>
      </w:numPr>
      <w:contextualSpacing/>
    </w:pPr>
  </w:style>
  <w:style w:type="table" w:customStyle="1" w:styleId="Calendar1">
    <w:name w:val="Calendar 1"/>
    <w:basedOn w:val="TableNormal"/>
    <w:uiPriority w:val="99"/>
    <w:qFormat/>
    <w:rsid w:val="0089782A"/>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UnresolvedMention">
    <w:name w:val="Unresolved Mention"/>
    <w:basedOn w:val="DefaultParagraphFont"/>
    <w:uiPriority w:val="99"/>
    <w:semiHidden/>
    <w:unhideWhenUsed/>
    <w:rsid w:val="00F57661"/>
    <w:rPr>
      <w:color w:val="605E5C"/>
      <w:shd w:val="clear" w:color="auto" w:fill="E1DFDD"/>
    </w:rPr>
  </w:style>
  <w:style w:type="character" w:customStyle="1" w:styleId="Heading6Char">
    <w:name w:val="Heading 6 Char"/>
    <w:basedOn w:val="DefaultParagraphFont"/>
    <w:link w:val="Heading6"/>
    <w:uiPriority w:val="9"/>
    <w:semiHidden/>
    <w:rsid w:val="00FA4410"/>
    <w:rPr>
      <w:rFonts w:ascii="Times New Roman" w:eastAsia="Times New Roman" w:hAnsi="Times New Roman" w:cs="Times New Roman"/>
      <w:color w:val="1F4D78"/>
      <w:sz w:val="24"/>
      <w:szCs w:val="24"/>
    </w:rPr>
  </w:style>
  <w:style w:type="paragraph" w:customStyle="1" w:styleId="Strong1">
    <w:name w:val="Strong1"/>
    <w:qFormat/>
    <w:rsid w:val="00647320"/>
    <w:pPr>
      <w:spacing w:after="0" w:line="240" w:lineRule="auto"/>
    </w:pPr>
    <w:rPr>
      <w:rFonts w:ascii="Times New Roman" w:eastAsia="Times New Roman" w:hAnsi="Times New Roman" w:cs="Times New Roman"/>
      <w:b/>
      <w:bCs/>
      <w:sz w:val="24"/>
      <w:szCs w:val="24"/>
    </w:rPr>
  </w:style>
  <w:style w:type="character" w:styleId="EndnoteReference">
    <w:name w:val="endnote reference"/>
    <w:uiPriority w:val="99"/>
    <w:semiHidden/>
    <w:unhideWhenUsed/>
    <w:rsid w:val="00FA4410"/>
    <w:rPr>
      <w:vertAlign w:val="superscript"/>
    </w:rPr>
  </w:style>
  <w:style w:type="paragraph" w:styleId="EndnoteText">
    <w:name w:val="endnote text"/>
    <w:link w:val="EndnoteTextChar"/>
    <w:uiPriority w:val="99"/>
    <w:semiHidden/>
    <w:unhideWhenUsed/>
    <w:rsid w:val="00647320"/>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FA441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24892">
      <w:bodyDiv w:val="1"/>
      <w:marLeft w:val="0"/>
      <w:marRight w:val="0"/>
      <w:marTop w:val="0"/>
      <w:marBottom w:val="0"/>
      <w:divBdr>
        <w:top w:val="none" w:sz="0" w:space="0" w:color="auto"/>
        <w:left w:val="none" w:sz="0" w:space="0" w:color="auto"/>
        <w:bottom w:val="none" w:sz="0" w:space="0" w:color="auto"/>
        <w:right w:val="none" w:sz="0" w:space="0" w:color="auto"/>
      </w:divBdr>
    </w:div>
    <w:div w:id="591477236">
      <w:bodyDiv w:val="1"/>
      <w:marLeft w:val="0"/>
      <w:marRight w:val="0"/>
      <w:marTop w:val="0"/>
      <w:marBottom w:val="0"/>
      <w:divBdr>
        <w:top w:val="none" w:sz="0" w:space="0" w:color="auto"/>
        <w:left w:val="none" w:sz="0" w:space="0" w:color="auto"/>
        <w:bottom w:val="none" w:sz="0" w:space="0" w:color="auto"/>
        <w:right w:val="none" w:sz="0" w:space="0" w:color="auto"/>
      </w:divBdr>
    </w:div>
    <w:div w:id="929312547">
      <w:bodyDiv w:val="1"/>
      <w:marLeft w:val="0"/>
      <w:marRight w:val="0"/>
      <w:marTop w:val="0"/>
      <w:marBottom w:val="0"/>
      <w:divBdr>
        <w:top w:val="none" w:sz="0" w:space="0" w:color="auto"/>
        <w:left w:val="none" w:sz="0" w:space="0" w:color="auto"/>
        <w:bottom w:val="none" w:sz="0" w:space="0" w:color="auto"/>
        <w:right w:val="none" w:sz="0" w:space="0" w:color="auto"/>
      </w:divBdr>
    </w:div>
    <w:div w:id="988172998">
      <w:bodyDiv w:val="1"/>
      <w:marLeft w:val="0"/>
      <w:marRight w:val="0"/>
      <w:marTop w:val="0"/>
      <w:marBottom w:val="0"/>
      <w:divBdr>
        <w:top w:val="none" w:sz="0" w:space="0" w:color="auto"/>
        <w:left w:val="none" w:sz="0" w:space="0" w:color="auto"/>
        <w:bottom w:val="none" w:sz="0" w:space="0" w:color="auto"/>
        <w:right w:val="none" w:sz="0" w:space="0" w:color="auto"/>
      </w:divBdr>
    </w:div>
    <w:div w:id="1045057688">
      <w:bodyDiv w:val="1"/>
      <w:marLeft w:val="0"/>
      <w:marRight w:val="0"/>
      <w:marTop w:val="0"/>
      <w:marBottom w:val="0"/>
      <w:divBdr>
        <w:top w:val="none" w:sz="0" w:space="0" w:color="auto"/>
        <w:left w:val="none" w:sz="0" w:space="0" w:color="auto"/>
        <w:bottom w:val="none" w:sz="0" w:space="0" w:color="auto"/>
        <w:right w:val="none" w:sz="0" w:space="0" w:color="auto"/>
      </w:divBdr>
    </w:div>
    <w:div w:id="1219584584">
      <w:bodyDiv w:val="1"/>
      <w:marLeft w:val="0"/>
      <w:marRight w:val="0"/>
      <w:marTop w:val="0"/>
      <w:marBottom w:val="0"/>
      <w:divBdr>
        <w:top w:val="none" w:sz="0" w:space="0" w:color="auto"/>
        <w:left w:val="none" w:sz="0" w:space="0" w:color="auto"/>
        <w:bottom w:val="none" w:sz="0" w:space="0" w:color="auto"/>
        <w:right w:val="none" w:sz="0" w:space="0" w:color="auto"/>
      </w:divBdr>
    </w:div>
    <w:div w:id="1695767990">
      <w:bodyDiv w:val="1"/>
      <w:marLeft w:val="0"/>
      <w:marRight w:val="0"/>
      <w:marTop w:val="0"/>
      <w:marBottom w:val="0"/>
      <w:divBdr>
        <w:top w:val="none" w:sz="0" w:space="0" w:color="auto"/>
        <w:left w:val="none" w:sz="0" w:space="0" w:color="auto"/>
        <w:bottom w:val="none" w:sz="0" w:space="0" w:color="auto"/>
        <w:right w:val="none" w:sz="0" w:space="0" w:color="auto"/>
      </w:divBdr>
    </w:div>
    <w:div w:id="195239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204955-FC29-AD4E-9512-1BC18EA6D202}">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D11E8E2-FC6E-9848-B735-7DBF148CD88B}">
  <we:reference id="wa104381909" version="3.1.0.0" store="en-US" storeType="OMEX"/>
  <we:alternateReferences>
    <we:reference id="wa104381909" version="3.1.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816504-028c-492b-b1a5-9c743567eadb">
      <Terms xmlns="http://schemas.microsoft.com/office/infopath/2007/PartnerControls"/>
    </lcf76f155ced4ddcb4097134ff3c332f>
    <TaxCatchAll xmlns="71d6995e-2094-4cd5-8632-a7cdafa31ee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isl xmlns:xsd="http://www.w3.org/2001/XMLSchema" xmlns:xsi="http://www.w3.org/2001/XMLSchema-instance" xmlns="http://www.boldonjames.com/2008/01/sie/internal/label" sislVersion="0" policy="f9677ce1-080b-4051-a037-2610debe14cb" origin="userSelected">
  <element uid="id_classification_generalbusiness" value=""/>
</sisl>
</file>

<file path=customXml/item4.xml><?xml version="1.0" encoding="utf-8"?>
<ct:contentTypeSchema xmlns:ct="http://schemas.microsoft.com/office/2006/metadata/contentType" xmlns:ma="http://schemas.microsoft.com/office/2006/metadata/properties/metaAttributes" ct:_="" ma:_="" ma:contentTypeName="Document" ma:contentTypeID="0x0101001D1D338F937581478BD4ED1C451B913D" ma:contentTypeVersion="18" ma:contentTypeDescription="Create a new document." ma:contentTypeScope="" ma:versionID="bc8d2f3582051f5badce61a7879f0c87">
  <xsd:schema xmlns:xsd="http://www.w3.org/2001/XMLSchema" xmlns:xs="http://www.w3.org/2001/XMLSchema" xmlns:p="http://schemas.microsoft.com/office/2006/metadata/properties" xmlns:ns2="76816504-028c-492b-b1a5-9c743567eadb" xmlns:ns3="42be1bf2-a74d-4467-a6b7-0f0e421a436f" xmlns:ns4="71d6995e-2094-4cd5-8632-a7cdafa31eea" targetNamespace="http://schemas.microsoft.com/office/2006/metadata/properties" ma:root="true" ma:fieldsID="959f05a4a30cf0c13c976082f5f233f2" ns2:_="" ns3:_="" ns4:_="">
    <xsd:import namespace="76816504-028c-492b-b1a5-9c743567eadb"/>
    <xsd:import namespace="42be1bf2-a74d-4467-a6b7-0f0e421a436f"/>
    <xsd:import namespace="71d6995e-2094-4cd5-8632-a7cdafa31ee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16504-028c-492b-b1a5-9c743567e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b5d3e9-fb91-47ab-8ddc-3316da5eba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be1bf2-a74d-4467-a6b7-0f0e421a43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d6995e-2094-4cd5-8632-a7cdafa31ee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2f2a4fa-5601-4a53-9e7b-aa7f02888ec2}" ma:internalName="TaxCatchAll" ma:showField="CatchAllData" ma:web="42be1bf2-a74d-4467-a6b7-0f0e421a43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D4E2A1-D777-4687-B8A2-D0703A7130E2}">
  <ds:schemaRefs>
    <ds:schemaRef ds:uri="http://schemas.microsoft.com/office/2006/metadata/properties"/>
    <ds:schemaRef ds:uri="http://schemas.microsoft.com/office/infopath/2007/PartnerControls"/>
    <ds:schemaRef ds:uri="76816504-028c-492b-b1a5-9c743567eadb"/>
    <ds:schemaRef ds:uri="71d6995e-2094-4cd5-8632-a7cdafa31eea"/>
  </ds:schemaRefs>
</ds:datastoreItem>
</file>

<file path=customXml/itemProps2.xml><?xml version="1.0" encoding="utf-8"?>
<ds:datastoreItem xmlns:ds="http://schemas.openxmlformats.org/officeDocument/2006/customXml" ds:itemID="{FC7C3B8B-14FE-4698-A316-0A964E60EBDD}">
  <ds:schemaRefs>
    <ds:schemaRef ds:uri="http://schemas.openxmlformats.org/officeDocument/2006/bibliography"/>
  </ds:schemaRefs>
</ds:datastoreItem>
</file>

<file path=customXml/itemProps3.xml><?xml version="1.0" encoding="utf-8"?>
<ds:datastoreItem xmlns:ds="http://schemas.openxmlformats.org/officeDocument/2006/customXml" ds:itemID="{FE973F60-E8C9-4F0B-A455-28EDE136D548}">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EBD94586-9A45-43C7-9D0A-3E8149770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16504-028c-492b-b1a5-9c743567eadb"/>
    <ds:schemaRef ds:uri="42be1bf2-a74d-4467-a6b7-0f0e421a436f"/>
    <ds:schemaRef ds:uri="71d6995e-2094-4cd5-8632-a7cdafa31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ED1383F-3EA5-4F32-8857-2A294A9EA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18</Pages>
  <Words>4193</Words>
  <Characters>23902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Fasil</dc:creator>
  <cp:keywords/>
  <dc:description/>
  <cp:lastModifiedBy>Author</cp:lastModifiedBy>
  <cp:revision>82</cp:revision>
  <cp:lastPrinted>2023-10-21T08:17:00Z</cp:lastPrinted>
  <dcterms:created xsi:type="dcterms:W3CDTF">2025-04-13T14:56:00Z</dcterms:created>
  <dcterms:modified xsi:type="dcterms:W3CDTF">2026-04-27T13:25:00Z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http://www.zotero.org/styles/construction-and-building-materials</vt:lpwstr>
  </property>
  <property fmtid="{D5CDD505-2E9C-101B-9397-08002B2CF9AE}" pid="12" name="Mendeley Recent Style Name 4_1">
    <vt:lpwstr>Construction and Building Materials</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http://www.zotero.org/styles/journal-of-materials-in-civil-engineering</vt:lpwstr>
  </property>
  <property fmtid="{D5CDD505-2E9C-101B-9397-08002B2CF9AE}" pid="16" name="Mendeley Recent Style Name 6_1">
    <vt:lpwstr>Journal of Materials in Civil Engineering</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ZOTERO_PREF_1">
    <vt:lpwstr>&lt;data data-version="3" zotero-version="7.0.11"&gt;&lt;session id="hppvTgHt"/&gt;&lt;style id="http://www.zotero.org/styles/nature" hasBibliography="1" bibliographyStyleHasBeenSet="0"/&gt;&lt;prefs&gt;&lt;pref name="fieldType" value="Field"/&gt;&lt;pref name="automaticJournalAbbreviati</vt:lpwstr>
  </property>
  <property fmtid="{D5CDD505-2E9C-101B-9397-08002B2CF9AE}" pid="24" name="grammarly_documentId">
    <vt:lpwstr>documentId_6236</vt:lpwstr>
  </property>
  <property fmtid="{D5CDD505-2E9C-101B-9397-08002B2CF9AE}" pid="25" name="grammarly_documentContext">
    <vt:lpwstr>{"goals":[],"domain":"general","emotions":[],"dialect":"american","style":"formal"}</vt:lpwstr>
  </property>
  <property fmtid="{D5CDD505-2E9C-101B-9397-08002B2CF9AE}" pid="26" name="docIndexRef">
    <vt:lpwstr>c52bab00-ff1c-4be5-8c33-63314caf6fc2</vt:lpwstr>
  </property>
  <property fmtid="{D5CDD505-2E9C-101B-9397-08002B2CF9AE}" pid="27" name="bjSaver">
    <vt:lpwstr>3oYCd7RSnlOdBkdSOJj7YpJXeEbMpLaK</vt:lpwstr>
  </property>
  <property fmtid="{D5CDD505-2E9C-101B-9397-08002B2CF9AE}" pid="28" name="bjDocumentLabelXML">
    <vt:lpwstr>&lt;?xml version="1.0" encoding="us-ascii"?&gt;&lt;sisl xmlns:xsd="http://www.w3.org/2001/XMLSchema" xmlns:xsi="http://www.w3.org/2001/XMLSchema-instance" sislVersion="0" policy="f9677ce1-080b-4051-a037-2610debe14cb" origin="userSelected" xmlns="http://www.boldonj</vt:lpwstr>
  </property>
  <property fmtid="{D5CDD505-2E9C-101B-9397-08002B2CF9AE}" pid="29" name="bjDocumentLabelXML-0">
    <vt:lpwstr>ames.com/2008/01/sie/internal/label"&gt;&lt;element uid="id_classification_generalbusiness" value="" /&gt;&lt;/sisl&gt;</vt:lpwstr>
  </property>
  <property fmtid="{D5CDD505-2E9C-101B-9397-08002B2CF9AE}" pid="30" name="bjDocumentSecurityLabel">
    <vt:lpwstr>Internal</vt:lpwstr>
  </property>
  <property fmtid="{D5CDD505-2E9C-101B-9397-08002B2CF9AE}" pid="31" name="bjClsUserRVM">
    <vt:lpwstr>[]</vt:lpwstr>
  </property>
  <property fmtid="{D5CDD505-2E9C-101B-9397-08002B2CF9AE}" pid="32" name="ZOTERO_PREF_2">
    <vt:lpwstr>ons" value="true"/&gt;&lt;/prefs&gt;&lt;/data&gt;</vt:lpwstr>
  </property>
  <property fmtid="{D5CDD505-2E9C-101B-9397-08002B2CF9AE}" pid="33" name="ContentTypeId">
    <vt:lpwstr>0x0101001D1D338F937581478BD4ED1C451B913D</vt:lpwstr>
  </property>
</Properties>
</file>